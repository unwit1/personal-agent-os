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006" w:rsidRPr="005C73EC" w:rsidRDefault="00F40006" w:rsidP="007C0434">
      <w:pPr>
        <w:pStyle w:val="Title"/>
        <w:jc w:val="center"/>
      </w:pPr>
      <w:r w:rsidRPr="005C73EC">
        <w:t>Rural Transit Enterprises Coordinated, Inc. (</w:t>
      </w:r>
      <w:smartTag w:uri="urn:schemas-microsoft-com:office:smarttags" w:element="stockticker">
        <w:r w:rsidRPr="005C73EC">
          <w:t>RTEC</w:t>
        </w:r>
      </w:smartTag>
      <w:r w:rsidRPr="005C73EC">
        <w:t>)</w:t>
      </w:r>
    </w:p>
    <w:p w:rsidR="00F40006" w:rsidRPr="005C73EC" w:rsidRDefault="00F40006">
      <w:pPr>
        <w:jc w:val="center"/>
        <w:rPr>
          <w:rFonts w:ascii="Calibri" w:hAnsi="Calibri" w:cs="Calibri"/>
          <w:sz w:val="40"/>
        </w:rPr>
      </w:pPr>
    </w:p>
    <w:p w:rsidR="00972CB5" w:rsidRDefault="00972CB5">
      <w:pPr>
        <w:jc w:val="center"/>
        <w:rPr>
          <w:rFonts w:ascii="Calibri" w:hAnsi="Calibri" w:cs="Calibri"/>
          <w:sz w:val="40"/>
        </w:rPr>
      </w:pPr>
    </w:p>
    <w:p w:rsidR="00F40006" w:rsidRPr="005C73EC" w:rsidRDefault="00907C6A">
      <w:pPr>
        <w:jc w:val="center"/>
        <w:rPr>
          <w:rFonts w:ascii="Calibri" w:hAnsi="Calibri" w:cs="Calibri"/>
          <w:sz w:val="40"/>
        </w:rPr>
      </w:pPr>
      <w:r>
        <w:rPr>
          <w:rFonts w:ascii="Calibri" w:hAnsi="Calibri" w:cs="Calibri"/>
          <w:noProof/>
          <w:sz w:val="40"/>
        </w:rPr>
        <w:drawing>
          <wp:inline distT="0" distB="0" distL="0" distR="0">
            <wp:extent cx="1676400" cy="655320"/>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cstate="print"/>
                    <a:srcRect/>
                    <a:stretch>
                      <a:fillRect/>
                    </a:stretch>
                  </pic:blipFill>
                  <pic:spPr bwMode="auto">
                    <a:xfrm>
                      <a:off x="0" y="0"/>
                      <a:ext cx="1676400" cy="655320"/>
                    </a:xfrm>
                    <a:prstGeom prst="rect">
                      <a:avLst/>
                    </a:prstGeom>
                    <a:noFill/>
                    <a:ln w="9525">
                      <a:noFill/>
                      <a:miter lim="800000"/>
                      <a:headEnd/>
                      <a:tailEnd/>
                    </a:ln>
                  </pic:spPr>
                </pic:pic>
              </a:graphicData>
            </a:graphic>
          </wp:inline>
        </w:drawing>
      </w:r>
    </w:p>
    <w:p w:rsidR="00F40006" w:rsidRPr="005C73EC" w:rsidRDefault="00F40006" w:rsidP="00520F24">
      <w:pPr>
        <w:pStyle w:val="Title"/>
      </w:pPr>
    </w:p>
    <w:p w:rsidR="00F40006" w:rsidRPr="005C73EC" w:rsidRDefault="00F40006" w:rsidP="00520F24">
      <w:pPr>
        <w:pStyle w:val="Title"/>
        <w:jc w:val="center"/>
      </w:pPr>
      <w:r w:rsidRPr="005C73EC">
        <w:t>EMPLOYEE HANDBOOK</w:t>
      </w:r>
    </w:p>
    <w:p w:rsidR="00516950" w:rsidRDefault="00516950" w:rsidP="00520F24">
      <w:pPr>
        <w:pStyle w:val="Title"/>
        <w:jc w:val="center"/>
      </w:pPr>
    </w:p>
    <w:p w:rsidR="00F40006" w:rsidRPr="00520F24" w:rsidRDefault="00397EE6" w:rsidP="00520F24">
      <w:pPr>
        <w:pStyle w:val="Subtitle"/>
        <w:jc w:val="center"/>
        <w:rPr>
          <w:rStyle w:val="IntenseEmphasis"/>
          <w:sz w:val="28"/>
          <w:szCs w:val="28"/>
        </w:rPr>
      </w:pPr>
      <w:r>
        <w:rPr>
          <w:rStyle w:val="IntenseEmphasis"/>
          <w:sz w:val="28"/>
          <w:szCs w:val="28"/>
        </w:rPr>
        <w:t xml:space="preserve">July </w:t>
      </w:r>
      <w:r w:rsidR="00533A93">
        <w:rPr>
          <w:rStyle w:val="IntenseEmphasis"/>
          <w:sz w:val="28"/>
          <w:szCs w:val="28"/>
        </w:rPr>
        <w:t>19</w:t>
      </w:r>
      <w:r>
        <w:rPr>
          <w:rStyle w:val="IntenseEmphasis"/>
          <w:sz w:val="28"/>
          <w:szCs w:val="28"/>
        </w:rPr>
        <w:t>, 20</w:t>
      </w:r>
      <w:r w:rsidR="005439EE">
        <w:rPr>
          <w:rStyle w:val="IntenseEmphasis"/>
          <w:sz w:val="28"/>
          <w:szCs w:val="28"/>
        </w:rPr>
        <w:t>21</w:t>
      </w:r>
    </w:p>
    <w:p w:rsidR="00F40006" w:rsidRPr="005C73EC" w:rsidRDefault="00F40006">
      <w:pPr>
        <w:jc w:val="center"/>
        <w:rPr>
          <w:rFonts w:ascii="Calibri" w:hAnsi="Calibri" w:cs="Calibri"/>
        </w:rPr>
      </w:pPr>
      <w:r w:rsidRPr="005C73EC">
        <w:rPr>
          <w:rFonts w:ascii="Calibri" w:hAnsi="Calibri" w:cs="Calibri"/>
        </w:rPr>
        <w:t xml:space="preserve">Property of </w:t>
      </w:r>
    </w:p>
    <w:p w:rsidR="00F40006" w:rsidRPr="00DD5BFD" w:rsidRDefault="00F40006">
      <w:pPr>
        <w:jc w:val="center"/>
        <w:rPr>
          <w:rFonts w:ascii="Calibri" w:hAnsi="Calibri" w:cs="Calibri"/>
          <w:sz w:val="24"/>
        </w:rPr>
      </w:pPr>
      <w:r w:rsidRPr="00DD5BFD">
        <w:rPr>
          <w:rFonts w:ascii="Calibri" w:hAnsi="Calibri" w:cs="Calibri"/>
          <w:sz w:val="24"/>
        </w:rPr>
        <w:t xml:space="preserve">Rural Transit Enterprises Coordinated, Inc. d/b/a </w:t>
      </w:r>
      <w:smartTag w:uri="urn:schemas-microsoft-com:office:smarttags" w:element="stockticker">
        <w:r w:rsidRPr="00DD5BFD">
          <w:rPr>
            <w:rFonts w:ascii="Calibri" w:hAnsi="Calibri" w:cs="Calibri"/>
            <w:sz w:val="24"/>
          </w:rPr>
          <w:t>RTEC</w:t>
        </w:r>
      </w:smartTag>
    </w:p>
    <w:p w:rsidR="00F40006" w:rsidRPr="00763078" w:rsidRDefault="00F40006">
      <w:pPr>
        <w:jc w:val="center"/>
        <w:rPr>
          <w:rFonts w:ascii="Calibri" w:hAnsi="Calibri" w:cs="Calibri"/>
          <w:szCs w:val="22"/>
        </w:rPr>
      </w:pPr>
      <w:r w:rsidRPr="00763078">
        <w:rPr>
          <w:rFonts w:ascii="Calibri" w:hAnsi="Calibri" w:cs="Calibri"/>
          <w:szCs w:val="22"/>
        </w:rPr>
        <w:t>Copyright © 2004</w:t>
      </w:r>
      <w:r w:rsidR="00F10BA2" w:rsidRPr="00763078">
        <w:rPr>
          <w:rFonts w:ascii="Calibri" w:hAnsi="Calibri" w:cs="Calibri"/>
          <w:szCs w:val="22"/>
        </w:rPr>
        <w:t>-</w:t>
      </w:r>
      <w:r w:rsidR="005439EE" w:rsidRPr="00763078">
        <w:rPr>
          <w:rFonts w:ascii="Calibri" w:hAnsi="Calibri" w:cs="Calibri"/>
          <w:szCs w:val="22"/>
        </w:rPr>
        <w:t>20</w:t>
      </w:r>
      <w:r w:rsidR="005439EE">
        <w:rPr>
          <w:rFonts w:ascii="Calibri" w:hAnsi="Calibri" w:cs="Calibri"/>
          <w:szCs w:val="22"/>
        </w:rPr>
        <w:t>21</w:t>
      </w:r>
      <w:r w:rsidR="005439EE" w:rsidRPr="00763078">
        <w:rPr>
          <w:rFonts w:ascii="Calibri" w:hAnsi="Calibri" w:cs="Calibri"/>
          <w:szCs w:val="22"/>
        </w:rPr>
        <w:t xml:space="preserve"> </w:t>
      </w:r>
      <w:r w:rsidRPr="00763078">
        <w:rPr>
          <w:rFonts w:ascii="Calibri" w:hAnsi="Calibri" w:cs="Calibri"/>
          <w:szCs w:val="22"/>
        </w:rPr>
        <w:t>Rural Transit Enterprises Coordinated, Inc.</w:t>
      </w:r>
      <w:r w:rsidRPr="00763078">
        <w:rPr>
          <w:rFonts w:ascii="Calibri" w:hAnsi="Calibri" w:cs="Calibri"/>
          <w:szCs w:val="22"/>
        </w:rPr>
        <w:br/>
      </w:r>
    </w:p>
    <w:p w:rsidR="00F40006" w:rsidRPr="005C73EC" w:rsidRDefault="00683A05" w:rsidP="00A72101">
      <w:pPr>
        <w:pStyle w:val="TOC1"/>
      </w:pPr>
      <w:r w:rsidRPr="005C73EC">
        <w:br w:type="page"/>
      </w:r>
    </w:p>
    <w:p w:rsidR="00F40006" w:rsidRDefault="00F40006" w:rsidP="0000499D">
      <w:pPr>
        <w:jc w:val="center"/>
        <w:rPr>
          <w:rFonts w:ascii="Arial" w:hAnsi="Arial"/>
        </w:rPr>
      </w:pPr>
      <w:r>
        <w:rPr>
          <w:rFonts w:ascii="Arial" w:hAnsi="Arial"/>
        </w:rPr>
        <w:lastRenderedPageBreak/>
        <w:t>EMPLOYEE HANDBOOK</w:t>
      </w:r>
    </w:p>
    <w:p w:rsidR="00F40006" w:rsidRPr="002E5095" w:rsidRDefault="00F40006">
      <w:pPr>
        <w:jc w:val="center"/>
        <w:rPr>
          <w:rFonts w:ascii="Arial" w:hAnsi="Arial"/>
        </w:rPr>
      </w:pPr>
    </w:p>
    <w:p w:rsidR="00F40006" w:rsidRPr="002E5095" w:rsidRDefault="00F40006">
      <w:pPr>
        <w:jc w:val="center"/>
        <w:rPr>
          <w:rFonts w:ascii="Arial" w:hAnsi="Arial"/>
        </w:rPr>
      </w:pPr>
      <w:r w:rsidRPr="002E5095">
        <w:rPr>
          <w:rFonts w:ascii="Arial" w:hAnsi="Arial"/>
        </w:rPr>
        <w:t>CONTENTS</w:t>
      </w:r>
    </w:p>
    <w:p w:rsidR="00A72101" w:rsidRDefault="00C979A4">
      <w:pPr>
        <w:pStyle w:val="TOC1"/>
        <w:rPr>
          <w:b w:val="0"/>
          <w:szCs w:val="22"/>
        </w:rPr>
      </w:pPr>
      <w:r w:rsidRPr="00A66D10">
        <w:rPr>
          <w:rFonts w:ascii="Arial" w:hAnsi="Arial"/>
        </w:rPr>
        <w:fldChar w:fldCharType="begin"/>
      </w:r>
      <w:r w:rsidR="00F40006" w:rsidRPr="00A66D10">
        <w:rPr>
          <w:rFonts w:ascii="Arial" w:hAnsi="Arial"/>
        </w:rPr>
        <w:instrText xml:space="preserve"> TOC \o "1-3" </w:instrText>
      </w:r>
      <w:r w:rsidRPr="00A66D10">
        <w:rPr>
          <w:rFonts w:ascii="Arial" w:hAnsi="Arial"/>
        </w:rPr>
        <w:fldChar w:fldCharType="separate"/>
      </w:r>
      <w:r w:rsidR="00A72101" w:rsidRPr="00E623D6">
        <w:rPr>
          <w:rFonts w:cstheme="minorHAnsi"/>
        </w:rPr>
        <w:t>Introduction</w:t>
      </w:r>
      <w:r w:rsidR="00A72101">
        <w:tab/>
      </w:r>
      <w:r w:rsidR="00A72101">
        <w:fldChar w:fldCharType="begin"/>
      </w:r>
      <w:r w:rsidR="00A72101">
        <w:instrText xml:space="preserve"> PAGEREF _Toc77861028 \h </w:instrText>
      </w:r>
      <w:r w:rsidR="00A72101">
        <w:fldChar w:fldCharType="separate"/>
      </w:r>
      <w:r w:rsidR="00FF4EEE">
        <w:t>9</w:t>
      </w:r>
      <w:r w:rsidR="00A72101">
        <w:fldChar w:fldCharType="end"/>
      </w:r>
    </w:p>
    <w:p w:rsidR="00A72101" w:rsidRDefault="00A72101">
      <w:pPr>
        <w:pStyle w:val="TOC1"/>
        <w:rPr>
          <w:b w:val="0"/>
          <w:szCs w:val="22"/>
        </w:rPr>
      </w:pPr>
      <w:r>
        <w:t>RTEC’S COMPANY POLICY</w:t>
      </w:r>
      <w:r>
        <w:tab/>
      </w:r>
      <w:r>
        <w:fldChar w:fldCharType="begin"/>
      </w:r>
      <w:r>
        <w:instrText xml:space="preserve"> PAGEREF _Toc77861029 \h </w:instrText>
      </w:r>
      <w:r>
        <w:fldChar w:fldCharType="separate"/>
      </w:r>
      <w:r w:rsidR="00FF4EEE">
        <w:t>10</w:t>
      </w:r>
      <w:r>
        <w:fldChar w:fldCharType="end"/>
      </w:r>
    </w:p>
    <w:p w:rsidR="00A72101" w:rsidRDefault="00A72101">
      <w:pPr>
        <w:pStyle w:val="TOC2"/>
        <w:tabs>
          <w:tab w:val="left" w:pos="720"/>
          <w:tab w:val="right" w:leader="dot" w:pos="9350"/>
        </w:tabs>
        <w:rPr>
          <w:smallCaps w:val="0"/>
          <w:noProof/>
          <w:szCs w:val="22"/>
        </w:rPr>
      </w:pPr>
      <w:r w:rsidRPr="00E623D6">
        <w:rPr>
          <w:rFonts w:cstheme="minorHAnsi"/>
          <w:noProof/>
        </w:rPr>
        <w:t>1.</w:t>
      </w:r>
      <w:r>
        <w:rPr>
          <w:smallCaps w:val="0"/>
          <w:noProof/>
          <w:szCs w:val="22"/>
        </w:rPr>
        <w:tab/>
      </w:r>
      <w:r w:rsidRPr="00E623D6">
        <w:rPr>
          <w:rFonts w:cstheme="minorHAnsi"/>
          <w:noProof/>
        </w:rPr>
        <w:t>Work Week</w:t>
      </w:r>
      <w:r>
        <w:rPr>
          <w:noProof/>
        </w:rPr>
        <w:tab/>
      </w:r>
      <w:r>
        <w:rPr>
          <w:noProof/>
        </w:rPr>
        <w:fldChar w:fldCharType="begin"/>
      </w:r>
      <w:r>
        <w:rPr>
          <w:noProof/>
        </w:rPr>
        <w:instrText xml:space="preserve"> PAGEREF _Toc77861030 \h </w:instrText>
      </w:r>
      <w:r>
        <w:rPr>
          <w:noProof/>
        </w:rPr>
      </w:r>
      <w:r>
        <w:rPr>
          <w:noProof/>
        </w:rPr>
        <w:fldChar w:fldCharType="separate"/>
      </w:r>
      <w:r w:rsidR="00FF4EEE">
        <w:rPr>
          <w:noProof/>
        </w:rPr>
        <w:t>12</w:t>
      </w:r>
      <w:r>
        <w:rPr>
          <w:noProof/>
        </w:rPr>
        <w:fldChar w:fldCharType="end"/>
      </w:r>
    </w:p>
    <w:p w:rsidR="00A72101" w:rsidRDefault="00A72101">
      <w:pPr>
        <w:pStyle w:val="TOC2"/>
        <w:tabs>
          <w:tab w:val="left" w:pos="720"/>
          <w:tab w:val="right" w:leader="dot" w:pos="9350"/>
        </w:tabs>
        <w:rPr>
          <w:smallCaps w:val="0"/>
          <w:noProof/>
          <w:szCs w:val="22"/>
        </w:rPr>
      </w:pPr>
      <w:r>
        <w:rPr>
          <w:noProof/>
        </w:rPr>
        <w:t>2.</w:t>
      </w:r>
      <w:r>
        <w:rPr>
          <w:smallCaps w:val="0"/>
          <w:noProof/>
          <w:szCs w:val="22"/>
        </w:rPr>
        <w:tab/>
      </w:r>
      <w:r>
        <w:rPr>
          <w:noProof/>
        </w:rPr>
        <w:t>Starting Time</w:t>
      </w:r>
      <w:r>
        <w:rPr>
          <w:noProof/>
        </w:rPr>
        <w:tab/>
      </w:r>
      <w:r>
        <w:rPr>
          <w:noProof/>
        </w:rPr>
        <w:fldChar w:fldCharType="begin"/>
      </w:r>
      <w:r>
        <w:rPr>
          <w:noProof/>
        </w:rPr>
        <w:instrText xml:space="preserve"> PAGEREF _Toc77861031 \h </w:instrText>
      </w:r>
      <w:r>
        <w:rPr>
          <w:noProof/>
        </w:rPr>
      </w:r>
      <w:r>
        <w:rPr>
          <w:noProof/>
        </w:rPr>
        <w:fldChar w:fldCharType="separate"/>
      </w:r>
      <w:r w:rsidR="00FF4EEE">
        <w:rPr>
          <w:noProof/>
        </w:rPr>
        <w:t>12</w:t>
      </w:r>
      <w:r>
        <w:rPr>
          <w:noProof/>
        </w:rPr>
        <w:fldChar w:fldCharType="end"/>
      </w:r>
    </w:p>
    <w:p w:rsidR="00A72101" w:rsidRDefault="00A72101">
      <w:pPr>
        <w:pStyle w:val="TOC2"/>
        <w:tabs>
          <w:tab w:val="left" w:pos="720"/>
          <w:tab w:val="right" w:leader="dot" w:pos="9350"/>
        </w:tabs>
        <w:rPr>
          <w:smallCaps w:val="0"/>
          <w:noProof/>
          <w:szCs w:val="22"/>
        </w:rPr>
      </w:pPr>
      <w:r w:rsidRPr="00E623D6">
        <w:rPr>
          <w:rFonts w:cstheme="minorHAnsi"/>
          <w:noProof/>
        </w:rPr>
        <w:t>3.</w:t>
      </w:r>
      <w:r>
        <w:rPr>
          <w:smallCaps w:val="0"/>
          <w:noProof/>
          <w:szCs w:val="22"/>
        </w:rPr>
        <w:tab/>
      </w:r>
      <w:r w:rsidRPr="00E623D6">
        <w:rPr>
          <w:rFonts w:cstheme="minorHAnsi"/>
          <w:noProof/>
        </w:rPr>
        <w:t>Overtime Pay</w:t>
      </w:r>
      <w:r>
        <w:rPr>
          <w:noProof/>
        </w:rPr>
        <w:tab/>
      </w:r>
      <w:r>
        <w:rPr>
          <w:noProof/>
        </w:rPr>
        <w:fldChar w:fldCharType="begin"/>
      </w:r>
      <w:r>
        <w:rPr>
          <w:noProof/>
        </w:rPr>
        <w:instrText xml:space="preserve"> PAGEREF _Toc77861032 \h </w:instrText>
      </w:r>
      <w:r>
        <w:rPr>
          <w:noProof/>
        </w:rPr>
      </w:r>
      <w:r>
        <w:rPr>
          <w:noProof/>
        </w:rPr>
        <w:fldChar w:fldCharType="separate"/>
      </w:r>
      <w:ins w:id="0" w:author="Sheila Stallworth" w:date="2021-09-29T16:04:00Z">
        <w:r w:rsidR="00FF4EEE">
          <w:rPr>
            <w:noProof/>
          </w:rPr>
          <w:t>12</w:t>
        </w:r>
      </w:ins>
      <w:del w:id="1" w:author="Sheila Stallworth" w:date="2021-09-24T16:06:00Z">
        <w:r w:rsidDel="00717C24">
          <w:rPr>
            <w:noProof/>
          </w:rPr>
          <w:delText>7</w:delText>
        </w:r>
      </w:del>
      <w:r>
        <w:rPr>
          <w:noProof/>
        </w:rPr>
        <w:fldChar w:fldCharType="end"/>
      </w:r>
    </w:p>
    <w:p w:rsidR="00A72101" w:rsidRDefault="00A72101">
      <w:pPr>
        <w:pStyle w:val="TOC2"/>
        <w:tabs>
          <w:tab w:val="left" w:pos="720"/>
          <w:tab w:val="right" w:leader="dot" w:pos="9350"/>
        </w:tabs>
        <w:rPr>
          <w:smallCaps w:val="0"/>
          <w:noProof/>
          <w:szCs w:val="22"/>
        </w:rPr>
      </w:pPr>
      <w:r w:rsidRPr="00E623D6">
        <w:rPr>
          <w:rFonts w:cstheme="minorHAnsi"/>
          <w:noProof/>
        </w:rPr>
        <w:t>4.</w:t>
      </w:r>
      <w:r>
        <w:rPr>
          <w:smallCaps w:val="0"/>
          <w:noProof/>
          <w:szCs w:val="22"/>
        </w:rPr>
        <w:tab/>
      </w:r>
      <w:r w:rsidRPr="00E623D6">
        <w:rPr>
          <w:rFonts w:cstheme="minorHAnsi"/>
          <w:noProof/>
        </w:rPr>
        <w:t>Payday</w:t>
      </w:r>
      <w:r>
        <w:rPr>
          <w:noProof/>
        </w:rPr>
        <w:tab/>
      </w:r>
      <w:r>
        <w:rPr>
          <w:noProof/>
        </w:rPr>
        <w:fldChar w:fldCharType="begin"/>
      </w:r>
      <w:r>
        <w:rPr>
          <w:noProof/>
        </w:rPr>
        <w:instrText xml:space="preserve"> PAGEREF _Toc77861033 \h </w:instrText>
      </w:r>
      <w:r>
        <w:rPr>
          <w:noProof/>
        </w:rPr>
      </w:r>
      <w:r>
        <w:rPr>
          <w:noProof/>
        </w:rPr>
        <w:fldChar w:fldCharType="separate"/>
      </w:r>
      <w:ins w:id="2" w:author="Sheila Stallworth" w:date="2021-09-29T16:04:00Z">
        <w:r w:rsidR="00FF4EEE">
          <w:rPr>
            <w:noProof/>
          </w:rPr>
          <w:t>12</w:t>
        </w:r>
      </w:ins>
      <w:del w:id="3" w:author="Sheila Stallworth" w:date="2021-09-24T16:06:00Z">
        <w:r w:rsidDel="00717C24">
          <w:rPr>
            <w:noProof/>
          </w:rPr>
          <w:delText>7</w:delText>
        </w:r>
      </w:del>
      <w:r>
        <w:rPr>
          <w:noProof/>
        </w:rPr>
        <w:fldChar w:fldCharType="end"/>
      </w:r>
    </w:p>
    <w:p w:rsidR="00A72101" w:rsidRDefault="00A72101">
      <w:pPr>
        <w:pStyle w:val="TOC2"/>
        <w:tabs>
          <w:tab w:val="left" w:pos="720"/>
          <w:tab w:val="right" w:leader="dot" w:pos="9350"/>
        </w:tabs>
        <w:rPr>
          <w:smallCaps w:val="0"/>
          <w:noProof/>
          <w:szCs w:val="22"/>
        </w:rPr>
      </w:pPr>
      <w:r w:rsidRPr="00E623D6">
        <w:rPr>
          <w:rFonts w:cstheme="minorHAnsi"/>
          <w:noProof/>
        </w:rPr>
        <w:t>5.</w:t>
      </w:r>
      <w:r>
        <w:rPr>
          <w:smallCaps w:val="0"/>
          <w:noProof/>
          <w:szCs w:val="22"/>
        </w:rPr>
        <w:tab/>
      </w:r>
      <w:r w:rsidRPr="00E623D6">
        <w:rPr>
          <w:rFonts w:cstheme="minorHAnsi"/>
          <w:noProof/>
        </w:rPr>
        <w:t>Payroll Deductions</w:t>
      </w:r>
      <w:r>
        <w:rPr>
          <w:noProof/>
        </w:rPr>
        <w:tab/>
      </w:r>
      <w:r>
        <w:rPr>
          <w:noProof/>
        </w:rPr>
        <w:fldChar w:fldCharType="begin"/>
      </w:r>
      <w:r>
        <w:rPr>
          <w:noProof/>
        </w:rPr>
        <w:instrText xml:space="preserve"> PAGEREF _Toc77861034 \h </w:instrText>
      </w:r>
      <w:r>
        <w:rPr>
          <w:noProof/>
        </w:rPr>
      </w:r>
      <w:r>
        <w:rPr>
          <w:noProof/>
        </w:rPr>
        <w:fldChar w:fldCharType="separate"/>
      </w:r>
      <w:ins w:id="4" w:author="Sheila Stallworth" w:date="2021-09-29T16:04:00Z">
        <w:r w:rsidR="00FF4EEE">
          <w:rPr>
            <w:noProof/>
          </w:rPr>
          <w:t>12</w:t>
        </w:r>
      </w:ins>
      <w:del w:id="5" w:author="Sheila Stallworth" w:date="2021-09-24T16:06:00Z">
        <w:r w:rsidDel="00717C24">
          <w:rPr>
            <w:noProof/>
          </w:rPr>
          <w:delText>7</w:delText>
        </w:r>
      </w:del>
      <w:r>
        <w:rPr>
          <w:noProof/>
        </w:rPr>
        <w:fldChar w:fldCharType="end"/>
      </w:r>
    </w:p>
    <w:p w:rsidR="00A72101" w:rsidRDefault="00A72101">
      <w:pPr>
        <w:pStyle w:val="TOC2"/>
        <w:tabs>
          <w:tab w:val="left" w:pos="720"/>
          <w:tab w:val="right" w:leader="dot" w:pos="9350"/>
        </w:tabs>
        <w:rPr>
          <w:smallCaps w:val="0"/>
          <w:noProof/>
          <w:szCs w:val="22"/>
        </w:rPr>
      </w:pPr>
      <w:r>
        <w:rPr>
          <w:noProof/>
        </w:rPr>
        <w:t>6.</w:t>
      </w:r>
      <w:r>
        <w:rPr>
          <w:smallCaps w:val="0"/>
          <w:noProof/>
          <w:szCs w:val="22"/>
        </w:rPr>
        <w:tab/>
      </w:r>
      <w:r>
        <w:rPr>
          <w:noProof/>
        </w:rPr>
        <w:t>Direct Deposit</w:t>
      </w:r>
      <w:r>
        <w:rPr>
          <w:noProof/>
        </w:rPr>
        <w:tab/>
      </w:r>
      <w:r>
        <w:rPr>
          <w:noProof/>
        </w:rPr>
        <w:fldChar w:fldCharType="begin"/>
      </w:r>
      <w:r>
        <w:rPr>
          <w:noProof/>
        </w:rPr>
        <w:instrText xml:space="preserve"> PAGEREF _Toc77861035 \h </w:instrText>
      </w:r>
      <w:r>
        <w:rPr>
          <w:noProof/>
        </w:rPr>
      </w:r>
      <w:r>
        <w:rPr>
          <w:noProof/>
        </w:rPr>
        <w:fldChar w:fldCharType="separate"/>
      </w:r>
      <w:ins w:id="6" w:author="Sheila Stallworth" w:date="2021-09-29T16:04:00Z">
        <w:r w:rsidR="00FF4EEE">
          <w:rPr>
            <w:noProof/>
          </w:rPr>
          <w:t>12</w:t>
        </w:r>
      </w:ins>
      <w:del w:id="7" w:author="Sheila Stallworth" w:date="2021-09-24T16:06:00Z">
        <w:r w:rsidDel="00717C24">
          <w:rPr>
            <w:noProof/>
          </w:rPr>
          <w:delText>7</w:delText>
        </w:r>
      </w:del>
      <w:r>
        <w:rPr>
          <w:noProof/>
        </w:rPr>
        <w:fldChar w:fldCharType="end"/>
      </w:r>
    </w:p>
    <w:p w:rsidR="00A72101" w:rsidRDefault="00A72101">
      <w:pPr>
        <w:pStyle w:val="TOC2"/>
        <w:tabs>
          <w:tab w:val="left" w:pos="720"/>
          <w:tab w:val="right" w:leader="dot" w:pos="9350"/>
        </w:tabs>
        <w:rPr>
          <w:smallCaps w:val="0"/>
          <w:noProof/>
          <w:szCs w:val="22"/>
        </w:rPr>
      </w:pPr>
      <w:r>
        <w:rPr>
          <w:noProof/>
        </w:rPr>
        <w:t xml:space="preserve">7. </w:t>
      </w:r>
      <w:r>
        <w:rPr>
          <w:smallCaps w:val="0"/>
          <w:noProof/>
          <w:szCs w:val="22"/>
        </w:rPr>
        <w:tab/>
      </w:r>
      <w:r>
        <w:rPr>
          <w:noProof/>
        </w:rPr>
        <w:t>Incentives</w:t>
      </w:r>
      <w:r>
        <w:rPr>
          <w:noProof/>
        </w:rPr>
        <w:tab/>
      </w:r>
      <w:r>
        <w:rPr>
          <w:noProof/>
        </w:rPr>
        <w:fldChar w:fldCharType="begin"/>
      </w:r>
      <w:r>
        <w:rPr>
          <w:noProof/>
        </w:rPr>
        <w:instrText xml:space="preserve"> PAGEREF _Toc77861036 \h </w:instrText>
      </w:r>
      <w:r>
        <w:rPr>
          <w:noProof/>
        </w:rPr>
      </w:r>
      <w:r>
        <w:rPr>
          <w:noProof/>
        </w:rPr>
        <w:fldChar w:fldCharType="separate"/>
      </w:r>
      <w:ins w:id="8" w:author="Sheila Stallworth" w:date="2021-09-29T16:04:00Z">
        <w:r w:rsidR="00FF4EEE">
          <w:rPr>
            <w:noProof/>
          </w:rPr>
          <w:t>13</w:t>
        </w:r>
      </w:ins>
      <w:del w:id="9" w:author="Sheila Stallworth" w:date="2021-09-24T16:06:00Z">
        <w:r w:rsidDel="00717C24">
          <w:rPr>
            <w:noProof/>
          </w:rPr>
          <w:delText>8</w:delText>
        </w:r>
      </w:del>
      <w:r>
        <w:rPr>
          <w:noProof/>
        </w:rPr>
        <w:fldChar w:fldCharType="end"/>
      </w:r>
    </w:p>
    <w:p w:rsidR="00A72101" w:rsidRDefault="00A72101">
      <w:pPr>
        <w:pStyle w:val="TOC1"/>
        <w:rPr>
          <w:b w:val="0"/>
          <w:szCs w:val="22"/>
        </w:rPr>
      </w:pPr>
      <w:r w:rsidRPr="00E623D6">
        <w:t>COMPLAINT PROCEDURE</w:t>
      </w:r>
      <w:r>
        <w:tab/>
      </w:r>
      <w:r>
        <w:fldChar w:fldCharType="begin"/>
      </w:r>
      <w:r>
        <w:instrText xml:space="preserve"> PAGEREF _Toc77861037 \h </w:instrText>
      </w:r>
      <w:r>
        <w:fldChar w:fldCharType="separate"/>
      </w:r>
      <w:ins w:id="10" w:author="Sheila Stallworth" w:date="2021-09-29T16:04:00Z">
        <w:r w:rsidR="00FF4EEE">
          <w:t>14</w:t>
        </w:r>
      </w:ins>
      <w:del w:id="11" w:author="Sheila Stallworth" w:date="2021-09-24T16:06:00Z">
        <w:r w:rsidDel="00717C24">
          <w:delText>9</w:delText>
        </w:r>
      </w:del>
      <w:r>
        <w:fldChar w:fldCharType="end"/>
      </w:r>
    </w:p>
    <w:p w:rsidR="00A72101" w:rsidRDefault="00A72101">
      <w:pPr>
        <w:pStyle w:val="TOC1"/>
        <w:rPr>
          <w:b w:val="0"/>
          <w:szCs w:val="22"/>
        </w:rPr>
      </w:pPr>
      <w:r w:rsidRPr="00E623D6">
        <w:t>WAGE AND BENEFIT REVIEW</w:t>
      </w:r>
      <w:r>
        <w:tab/>
      </w:r>
      <w:r>
        <w:fldChar w:fldCharType="begin"/>
      </w:r>
      <w:r>
        <w:instrText xml:space="preserve"> PAGEREF _Toc77861038 \h </w:instrText>
      </w:r>
      <w:r>
        <w:fldChar w:fldCharType="separate"/>
      </w:r>
      <w:ins w:id="12" w:author="Sheila Stallworth" w:date="2021-09-29T16:04:00Z">
        <w:r w:rsidR="00FF4EEE">
          <w:t>15</w:t>
        </w:r>
      </w:ins>
      <w:del w:id="13" w:author="Sheila Stallworth" w:date="2021-09-24T16:06:00Z">
        <w:r w:rsidDel="00717C24">
          <w:delText>10</w:delText>
        </w:r>
      </w:del>
      <w:r>
        <w:fldChar w:fldCharType="end"/>
      </w:r>
    </w:p>
    <w:p w:rsidR="00A72101" w:rsidRDefault="00A72101">
      <w:pPr>
        <w:pStyle w:val="TOC1"/>
        <w:rPr>
          <w:b w:val="0"/>
          <w:szCs w:val="22"/>
        </w:rPr>
      </w:pPr>
      <w:r w:rsidRPr="00E623D6">
        <w:t>EMPLOYEE BENEFITS</w:t>
      </w:r>
      <w:r>
        <w:tab/>
      </w:r>
      <w:r>
        <w:fldChar w:fldCharType="begin"/>
      </w:r>
      <w:r>
        <w:instrText xml:space="preserve"> PAGEREF _Toc77861039 \h </w:instrText>
      </w:r>
      <w:r>
        <w:fldChar w:fldCharType="separate"/>
      </w:r>
      <w:ins w:id="14" w:author="Sheila Stallworth" w:date="2021-09-29T16:04:00Z">
        <w:r w:rsidR="00FF4EEE">
          <w:t>15</w:t>
        </w:r>
      </w:ins>
      <w:del w:id="15" w:author="Sheila Stallworth" w:date="2021-09-24T16:06:00Z">
        <w:r w:rsidDel="00717C24">
          <w:delText>10</w:delText>
        </w:r>
      </w:del>
      <w:r>
        <w:fldChar w:fldCharType="end"/>
      </w:r>
    </w:p>
    <w:p w:rsidR="00A72101" w:rsidRDefault="00A72101">
      <w:pPr>
        <w:pStyle w:val="TOC2"/>
        <w:tabs>
          <w:tab w:val="right" w:leader="dot" w:pos="9350"/>
        </w:tabs>
        <w:rPr>
          <w:smallCaps w:val="0"/>
          <w:noProof/>
          <w:szCs w:val="22"/>
        </w:rPr>
      </w:pPr>
      <w:r>
        <w:rPr>
          <w:noProof/>
        </w:rPr>
        <w:t>MEDICAL INSURANCE</w:t>
      </w:r>
      <w:r>
        <w:rPr>
          <w:noProof/>
        </w:rPr>
        <w:tab/>
      </w:r>
      <w:r>
        <w:rPr>
          <w:noProof/>
        </w:rPr>
        <w:fldChar w:fldCharType="begin"/>
      </w:r>
      <w:r>
        <w:rPr>
          <w:noProof/>
        </w:rPr>
        <w:instrText xml:space="preserve"> PAGEREF _Toc77861040 \h </w:instrText>
      </w:r>
      <w:r>
        <w:rPr>
          <w:noProof/>
        </w:rPr>
      </w:r>
      <w:r>
        <w:rPr>
          <w:noProof/>
        </w:rPr>
        <w:fldChar w:fldCharType="separate"/>
      </w:r>
      <w:ins w:id="16" w:author="Sheila Stallworth" w:date="2021-09-29T16:04:00Z">
        <w:r w:rsidR="00FF4EEE">
          <w:rPr>
            <w:noProof/>
          </w:rPr>
          <w:t>15</w:t>
        </w:r>
      </w:ins>
      <w:del w:id="17" w:author="Sheila Stallworth" w:date="2021-09-24T16:06:00Z">
        <w:r w:rsidDel="00717C24">
          <w:rPr>
            <w:noProof/>
          </w:rPr>
          <w:delText>10</w:delText>
        </w:r>
      </w:del>
      <w:r>
        <w:rPr>
          <w:noProof/>
        </w:rPr>
        <w:fldChar w:fldCharType="end"/>
      </w:r>
    </w:p>
    <w:p w:rsidR="00A72101" w:rsidRDefault="00A72101">
      <w:pPr>
        <w:pStyle w:val="TOC2"/>
        <w:tabs>
          <w:tab w:val="right" w:leader="dot" w:pos="9350"/>
        </w:tabs>
        <w:rPr>
          <w:smallCaps w:val="0"/>
          <w:noProof/>
          <w:szCs w:val="22"/>
        </w:rPr>
      </w:pPr>
      <w:r>
        <w:rPr>
          <w:noProof/>
        </w:rPr>
        <w:t>Declining Continuation of Coverage</w:t>
      </w:r>
      <w:r>
        <w:rPr>
          <w:noProof/>
        </w:rPr>
        <w:tab/>
      </w:r>
      <w:r>
        <w:rPr>
          <w:noProof/>
        </w:rPr>
        <w:fldChar w:fldCharType="begin"/>
      </w:r>
      <w:r>
        <w:rPr>
          <w:noProof/>
        </w:rPr>
        <w:instrText xml:space="preserve"> PAGEREF _Toc77861041 \h </w:instrText>
      </w:r>
      <w:r>
        <w:rPr>
          <w:noProof/>
        </w:rPr>
      </w:r>
      <w:r>
        <w:rPr>
          <w:noProof/>
        </w:rPr>
        <w:fldChar w:fldCharType="separate"/>
      </w:r>
      <w:ins w:id="18" w:author="Sheila Stallworth" w:date="2021-09-29T16:04:00Z">
        <w:r w:rsidR="00FF4EEE">
          <w:rPr>
            <w:noProof/>
          </w:rPr>
          <w:t>16</w:t>
        </w:r>
      </w:ins>
      <w:del w:id="19" w:author="Sheila Stallworth" w:date="2021-09-24T16:06:00Z">
        <w:r w:rsidDel="00717C24">
          <w:rPr>
            <w:noProof/>
          </w:rPr>
          <w:delText>11</w:delText>
        </w:r>
      </w:del>
      <w:r>
        <w:rPr>
          <w:noProof/>
        </w:rPr>
        <w:fldChar w:fldCharType="end"/>
      </w:r>
    </w:p>
    <w:p w:rsidR="00A72101" w:rsidRDefault="00A72101">
      <w:pPr>
        <w:pStyle w:val="TOC2"/>
        <w:tabs>
          <w:tab w:val="right" w:leader="dot" w:pos="9350"/>
        </w:tabs>
        <w:rPr>
          <w:smallCaps w:val="0"/>
          <w:noProof/>
          <w:szCs w:val="22"/>
        </w:rPr>
      </w:pPr>
      <w:r>
        <w:rPr>
          <w:noProof/>
        </w:rPr>
        <w:t>Termination of Coverage (COBRA)</w:t>
      </w:r>
      <w:r>
        <w:rPr>
          <w:noProof/>
        </w:rPr>
        <w:tab/>
      </w:r>
      <w:r>
        <w:rPr>
          <w:noProof/>
        </w:rPr>
        <w:fldChar w:fldCharType="begin"/>
      </w:r>
      <w:r>
        <w:rPr>
          <w:noProof/>
        </w:rPr>
        <w:instrText xml:space="preserve"> PAGEREF _Toc77861042 \h </w:instrText>
      </w:r>
      <w:r>
        <w:rPr>
          <w:noProof/>
        </w:rPr>
      </w:r>
      <w:r>
        <w:rPr>
          <w:noProof/>
        </w:rPr>
        <w:fldChar w:fldCharType="separate"/>
      </w:r>
      <w:ins w:id="20" w:author="Sheila Stallworth" w:date="2021-09-29T16:04:00Z">
        <w:r w:rsidR="00FF4EEE">
          <w:rPr>
            <w:noProof/>
          </w:rPr>
          <w:t>16</w:t>
        </w:r>
      </w:ins>
      <w:del w:id="21" w:author="Sheila Stallworth" w:date="2021-09-24T16:06:00Z">
        <w:r w:rsidDel="00717C24">
          <w:rPr>
            <w:noProof/>
          </w:rPr>
          <w:delText>11</w:delText>
        </w:r>
      </w:del>
      <w:r>
        <w:rPr>
          <w:noProof/>
        </w:rPr>
        <w:fldChar w:fldCharType="end"/>
      </w:r>
    </w:p>
    <w:p w:rsidR="00A72101" w:rsidRDefault="00A72101">
      <w:pPr>
        <w:pStyle w:val="TOC2"/>
        <w:tabs>
          <w:tab w:val="right" w:leader="dot" w:pos="9350"/>
        </w:tabs>
        <w:rPr>
          <w:smallCaps w:val="0"/>
          <w:noProof/>
          <w:szCs w:val="22"/>
        </w:rPr>
      </w:pPr>
      <w:r>
        <w:rPr>
          <w:noProof/>
        </w:rPr>
        <w:t>Continuation of Coverage (COBRA)</w:t>
      </w:r>
      <w:r>
        <w:rPr>
          <w:noProof/>
        </w:rPr>
        <w:tab/>
      </w:r>
      <w:r>
        <w:rPr>
          <w:noProof/>
        </w:rPr>
        <w:fldChar w:fldCharType="begin"/>
      </w:r>
      <w:r>
        <w:rPr>
          <w:noProof/>
        </w:rPr>
        <w:instrText xml:space="preserve"> PAGEREF _Toc77861043 \h </w:instrText>
      </w:r>
      <w:r>
        <w:rPr>
          <w:noProof/>
        </w:rPr>
      </w:r>
      <w:r>
        <w:rPr>
          <w:noProof/>
        </w:rPr>
        <w:fldChar w:fldCharType="separate"/>
      </w:r>
      <w:ins w:id="22" w:author="Sheila Stallworth" w:date="2021-09-29T16:04:00Z">
        <w:r w:rsidR="00FF4EEE">
          <w:rPr>
            <w:noProof/>
          </w:rPr>
          <w:t>17</w:t>
        </w:r>
      </w:ins>
      <w:del w:id="23" w:author="Sheila Stallworth" w:date="2021-09-24T16:06:00Z">
        <w:r w:rsidDel="00717C24">
          <w:rPr>
            <w:noProof/>
          </w:rPr>
          <w:delText>12</w:delText>
        </w:r>
      </w:del>
      <w:r>
        <w:rPr>
          <w:noProof/>
        </w:rPr>
        <w:fldChar w:fldCharType="end"/>
      </w:r>
    </w:p>
    <w:p w:rsidR="00A72101" w:rsidRDefault="00A72101">
      <w:pPr>
        <w:pStyle w:val="TOC2"/>
        <w:tabs>
          <w:tab w:val="right" w:leader="dot" w:pos="9350"/>
        </w:tabs>
        <w:rPr>
          <w:smallCaps w:val="0"/>
          <w:noProof/>
          <w:szCs w:val="22"/>
        </w:rPr>
      </w:pPr>
      <w:r>
        <w:rPr>
          <w:noProof/>
        </w:rPr>
        <w:t>Disabled COBRA Participants</w:t>
      </w:r>
      <w:r>
        <w:rPr>
          <w:noProof/>
        </w:rPr>
        <w:tab/>
      </w:r>
      <w:r>
        <w:rPr>
          <w:noProof/>
        </w:rPr>
        <w:fldChar w:fldCharType="begin"/>
      </w:r>
      <w:r>
        <w:rPr>
          <w:noProof/>
        </w:rPr>
        <w:instrText xml:space="preserve"> PAGEREF _Toc77861044 \h </w:instrText>
      </w:r>
      <w:r>
        <w:rPr>
          <w:noProof/>
        </w:rPr>
      </w:r>
      <w:r>
        <w:rPr>
          <w:noProof/>
        </w:rPr>
        <w:fldChar w:fldCharType="separate"/>
      </w:r>
      <w:ins w:id="24" w:author="Sheila Stallworth" w:date="2021-09-29T16:04:00Z">
        <w:r w:rsidR="00FF4EEE">
          <w:rPr>
            <w:noProof/>
          </w:rPr>
          <w:t>18</w:t>
        </w:r>
      </w:ins>
      <w:del w:id="25" w:author="Sheila Stallworth" w:date="2021-09-24T16:06:00Z">
        <w:r w:rsidDel="00717C24">
          <w:rPr>
            <w:noProof/>
          </w:rPr>
          <w:delText>13</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WORKER’S COMPENSATION</w:t>
      </w:r>
      <w:r>
        <w:rPr>
          <w:noProof/>
        </w:rPr>
        <w:tab/>
      </w:r>
      <w:r>
        <w:rPr>
          <w:noProof/>
        </w:rPr>
        <w:fldChar w:fldCharType="begin"/>
      </w:r>
      <w:r>
        <w:rPr>
          <w:noProof/>
        </w:rPr>
        <w:instrText xml:space="preserve"> PAGEREF _Toc77861045 \h </w:instrText>
      </w:r>
      <w:r>
        <w:rPr>
          <w:noProof/>
        </w:rPr>
      </w:r>
      <w:r>
        <w:rPr>
          <w:noProof/>
        </w:rPr>
        <w:fldChar w:fldCharType="separate"/>
      </w:r>
      <w:ins w:id="26" w:author="Sheila Stallworth" w:date="2021-09-29T16:04:00Z">
        <w:r w:rsidR="00FF4EEE">
          <w:rPr>
            <w:noProof/>
          </w:rPr>
          <w:t>18</w:t>
        </w:r>
      </w:ins>
      <w:del w:id="27" w:author="Sheila Stallworth" w:date="2021-09-24T16:06:00Z">
        <w:r w:rsidDel="00717C24">
          <w:rPr>
            <w:noProof/>
          </w:rPr>
          <w:delText>13</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TERM LIFE INSURANCE</w:t>
      </w:r>
      <w:r>
        <w:rPr>
          <w:noProof/>
        </w:rPr>
        <w:tab/>
      </w:r>
      <w:r>
        <w:rPr>
          <w:noProof/>
        </w:rPr>
        <w:fldChar w:fldCharType="begin"/>
      </w:r>
      <w:r>
        <w:rPr>
          <w:noProof/>
        </w:rPr>
        <w:instrText xml:space="preserve"> PAGEREF _Toc77861046 \h </w:instrText>
      </w:r>
      <w:r>
        <w:rPr>
          <w:noProof/>
        </w:rPr>
      </w:r>
      <w:r>
        <w:rPr>
          <w:noProof/>
        </w:rPr>
        <w:fldChar w:fldCharType="separate"/>
      </w:r>
      <w:ins w:id="28" w:author="Sheila Stallworth" w:date="2021-09-29T16:04:00Z">
        <w:r w:rsidR="00FF4EEE">
          <w:rPr>
            <w:noProof/>
          </w:rPr>
          <w:t>19</w:t>
        </w:r>
      </w:ins>
      <w:del w:id="29" w:author="Sheila Stallworth" w:date="2021-09-24T16:06:00Z">
        <w:r w:rsidDel="00717C24">
          <w:rPr>
            <w:noProof/>
          </w:rPr>
          <w:delText>14</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DENTAL AND VISION INSURANCE</w:t>
      </w:r>
      <w:r>
        <w:rPr>
          <w:noProof/>
        </w:rPr>
        <w:tab/>
      </w:r>
      <w:r>
        <w:rPr>
          <w:noProof/>
        </w:rPr>
        <w:fldChar w:fldCharType="begin"/>
      </w:r>
      <w:r>
        <w:rPr>
          <w:noProof/>
        </w:rPr>
        <w:instrText xml:space="preserve"> PAGEREF _Toc77861047 \h </w:instrText>
      </w:r>
      <w:r>
        <w:rPr>
          <w:noProof/>
        </w:rPr>
      </w:r>
      <w:r>
        <w:rPr>
          <w:noProof/>
        </w:rPr>
        <w:fldChar w:fldCharType="separate"/>
      </w:r>
      <w:ins w:id="30" w:author="Sheila Stallworth" w:date="2021-09-29T16:04:00Z">
        <w:r w:rsidR="00FF4EEE">
          <w:rPr>
            <w:noProof/>
          </w:rPr>
          <w:t>19</w:t>
        </w:r>
      </w:ins>
      <w:del w:id="31" w:author="Sheila Stallworth" w:date="2021-09-24T16:06:00Z">
        <w:r w:rsidDel="00717C24">
          <w:rPr>
            <w:noProof/>
          </w:rPr>
          <w:delText>14</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SOCIAL SECURITY</w:t>
      </w:r>
      <w:r>
        <w:rPr>
          <w:noProof/>
        </w:rPr>
        <w:tab/>
      </w:r>
      <w:r>
        <w:rPr>
          <w:noProof/>
        </w:rPr>
        <w:fldChar w:fldCharType="begin"/>
      </w:r>
      <w:r>
        <w:rPr>
          <w:noProof/>
        </w:rPr>
        <w:instrText xml:space="preserve"> PAGEREF _Toc77861048 \h </w:instrText>
      </w:r>
      <w:r>
        <w:rPr>
          <w:noProof/>
        </w:rPr>
      </w:r>
      <w:r>
        <w:rPr>
          <w:noProof/>
        </w:rPr>
        <w:fldChar w:fldCharType="separate"/>
      </w:r>
      <w:ins w:id="32" w:author="Sheila Stallworth" w:date="2021-09-29T16:04:00Z">
        <w:r w:rsidR="00FF4EEE">
          <w:rPr>
            <w:noProof/>
          </w:rPr>
          <w:t>19</w:t>
        </w:r>
      </w:ins>
      <w:del w:id="33" w:author="Sheila Stallworth" w:date="2021-09-24T16:06:00Z">
        <w:r w:rsidDel="00717C24">
          <w:rPr>
            <w:noProof/>
          </w:rPr>
          <w:delText>14</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RETIREMENT</w:t>
      </w:r>
      <w:r>
        <w:rPr>
          <w:noProof/>
        </w:rPr>
        <w:tab/>
      </w:r>
      <w:r>
        <w:rPr>
          <w:noProof/>
        </w:rPr>
        <w:fldChar w:fldCharType="begin"/>
      </w:r>
      <w:r>
        <w:rPr>
          <w:noProof/>
        </w:rPr>
        <w:instrText xml:space="preserve"> PAGEREF _Toc77861049 \h </w:instrText>
      </w:r>
      <w:r>
        <w:rPr>
          <w:noProof/>
        </w:rPr>
      </w:r>
      <w:r>
        <w:rPr>
          <w:noProof/>
        </w:rPr>
        <w:fldChar w:fldCharType="separate"/>
      </w:r>
      <w:ins w:id="34" w:author="Sheila Stallworth" w:date="2021-09-29T16:04:00Z">
        <w:r w:rsidR="00FF4EEE">
          <w:rPr>
            <w:noProof/>
          </w:rPr>
          <w:t>20</w:t>
        </w:r>
      </w:ins>
      <w:del w:id="35" w:author="Sheila Stallworth" w:date="2021-09-24T16:06:00Z">
        <w:r w:rsidDel="00717C24">
          <w:rPr>
            <w:noProof/>
          </w:rPr>
          <w:delText>15</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lastRenderedPageBreak/>
        <w:t>PERSONAL LEAVE (Sick Leave)</w:t>
      </w:r>
      <w:r>
        <w:rPr>
          <w:noProof/>
        </w:rPr>
        <w:tab/>
      </w:r>
      <w:r>
        <w:rPr>
          <w:noProof/>
        </w:rPr>
        <w:fldChar w:fldCharType="begin"/>
      </w:r>
      <w:r>
        <w:rPr>
          <w:noProof/>
        </w:rPr>
        <w:instrText xml:space="preserve"> PAGEREF _Toc77861050 \h </w:instrText>
      </w:r>
      <w:r>
        <w:rPr>
          <w:noProof/>
        </w:rPr>
      </w:r>
      <w:r>
        <w:rPr>
          <w:noProof/>
        </w:rPr>
        <w:fldChar w:fldCharType="separate"/>
      </w:r>
      <w:ins w:id="36" w:author="Sheila Stallworth" w:date="2021-09-29T16:04:00Z">
        <w:r w:rsidR="00FF4EEE">
          <w:rPr>
            <w:noProof/>
          </w:rPr>
          <w:t>20</w:t>
        </w:r>
      </w:ins>
      <w:del w:id="37" w:author="Sheila Stallworth" w:date="2021-09-24T16:06:00Z">
        <w:r w:rsidDel="00717C24">
          <w:rPr>
            <w:noProof/>
          </w:rPr>
          <w:delText>15</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ANNUAL LEAVE (Vacation)</w:t>
      </w:r>
      <w:r>
        <w:rPr>
          <w:noProof/>
        </w:rPr>
        <w:tab/>
      </w:r>
      <w:r>
        <w:rPr>
          <w:noProof/>
        </w:rPr>
        <w:fldChar w:fldCharType="begin"/>
      </w:r>
      <w:r>
        <w:rPr>
          <w:noProof/>
        </w:rPr>
        <w:instrText xml:space="preserve"> PAGEREF _Toc77861051 \h </w:instrText>
      </w:r>
      <w:r>
        <w:rPr>
          <w:noProof/>
        </w:rPr>
      </w:r>
      <w:r>
        <w:rPr>
          <w:noProof/>
        </w:rPr>
        <w:fldChar w:fldCharType="separate"/>
      </w:r>
      <w:ins w:id="38" w:author="Sheila Stallworth" w:date="2021-09-29T16:04:00Z">
        <w:r w:rsidR="00FF4EEE">
          <w:rPr>
            <w:noProof/>
          </w:rPr>
          <w:t>21</w:t>
        </w:r>
      </w:ins>
      <w:del w:id="39" w:author="Sheila Stallworth" w:date="2021-09-24T16:06:00Z">
        <w:r w:rsidDel="00717C24">
          <w:rPr>
            <w:noProof/>
          </w:rPr>
          <w:delText>16</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rPr>
        <w:t>Kentucky Pregnant Worker’s Act</w:t>
      </w:r>
      <w:r>
        <w:rPr>
          <w:noProof/>
        </w:rPr>
        <w:tab/>
      </w:r>
      <w:r>
        <w:rPr>
          <w:noProof/>
        </w:rPr>
        <w:fldChar w:fldCharType="begin"/>
      </w:r>
      <w:r>
        <w:rPr>
          <w:noProof/>
        </w:rPr>
        <w:instrText xml:space="preserve"> PAGEREF _Toc77861052 \h </w:instrText>
      </w:r>
      <w:r>
        <w:rPr>
          <w:noProof/>
        </w:rPr>
      </w:r>
      <w:r>
        <w:rPr>
          <w:noProof/>
        </w:rPr>
        <w:fldChar w:fldCharType="separate"/>
      </w:r>
      <w:ins w:id="40" w:author="Sheila Stallworth" w:date="2021-09-29T16:04:00Z">
        <w:r w:rsidR="00FF4EEE">
          <w:rPr>
            <w:noProof/>
          </w:rPr>
          <w:t>22</w:t>
        </w:r>
      </w:ins>
      <w:del w:id="41" w:author="Sheila Stallworth" w:date="2021-09-24T16:06:00Z">
        <w:r w:rsidDel="00717C24">
          <w:rPr>
            <w:noProof/>
          </w:rPr>
          <w:delText>17</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HOLIDAYS</w:t>
      </w:r>
      <w:r>
        <w:rPr>
          <w:noProof/>
        </w:rPr>
        <w:tab/>
      </w:r>
      <w:r>
        <w:rPr>
          <w:noProof/>
        </w:rPr>
        <w:fldChar w:fldCharType="begin"/>
      </w:r>
      <w:r>
        <w:rPr>
          <w:noProof/>
        </w:rPr>
        <w:instrText xml:space="preserve"> PAGEREF _Toc77861053 \h </w:instrText>
      </w:r>
      <w:r>
        <w:rPr>
          <w:noProof/>
        </w:rPr>
      </w:r>
      <w:r>
        <w:rPr>
          <w:noProof/>
        </w:rPr>
        <w:fldChar w:fldCharType="separate"/>
      </w:r>
      <w:ins w:id="42" w:author="Sheila Stallworth" w:date="2021-09-29T16:04:00Z">
        <w:r w:rsidR="00FF4EEE">
          <w:rPr>
            <w:noProof/>
          </w:rPr>
          <w:t>24</w:t>
        </w:r>
      </w:ins>
      <w:del w:id="43" w:author="Sheila Stallworth" w:date="2021-09-24T16:06:00Z">
        <w:r w:rsidDel="00717C24">
          <w:rPr>
            <w:noProof/>
          </w:rPr>
          <w:delText>19</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UNEMPLOYMENT COMPENSATION</w:t>
      </w:r>
      <w:r>
        <w:rPr>
          <w:noProof/>
        </w:rPr>
        <w:tab/>
      </w:r>
      <w:r>
        <w:rPr>
          <w:noProof/>
        </w:rPr>
        <w:fldChar w:fldCharType="begin"/>
      </w:r>
      <w:r>
        <w:rPr>
          <w:noProof/>
        </w:rPr>
        <w:instrText xml:space="preserve"> PAGEREF _Toc77861054 \h </w:instrText>
      </w:r>
      <w:r>
        <w:rPr>
          <w:noProof/>
        </w:rPr>
      </w:r>
      <w:r>
        <w:rPr>
          <w:noProof/>
        </w:rPr>
        <w:fldChar w:fldCharType="separate"/>
      </w:r>
      <w:ins w:id="44" w:author="Sheila Stallworth" w:date="2021-09-29T16:04:00Z">
        <w:r w:rsidR="00FF4EEE">
          <w:rPr>
            <w:noProof/>
          </w:rPr>
          <w:t>24</w:t>
        </w:r>
      </w:ins>
      <w:del w:id="45" w:author="Sheila Stallworth" w:date="2021-09-24T16:06:00Z">
        <w:r w:rsidDel="00717C24">
          <w:rPr>
            <w:noProof/>
          </w:rPr>
          <w:delText>19</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JURY DUTY</w:t>
      </w:r>
      <w:r>
        <w:rPr>
          <w:noProof/>
        </w:rPr>
        <w:tab/>
      </w:r>
      <w:r>
        <w:rPr>
          <w:noProof/>
        </w:rPr>
        <w:fldChar w:fldCharType="begin"/>
      </w:r>
      <w:r>
        <w:rPr>
          <w:noProof/>
        </w:rPr>
        <w:instrText xml:space="preserve"> PAGEREF _Toc77861055 \h </w:instrText>
      </w:r>
      <w:r>
        <w:rPr>
          <w:noProof/>
        </w:rPr>
      </w:r>
      <w:r>
        <w:rPr>
          <w:noProof/>
        </w:rPr>
        <w:fldChar w:fldCharType="separate"/>
      </w:r>
      <w:ins w:id="46" w:author="Sheila Stallworth" w:date="2021-09-29T16:04:00Z">
        <w:r w:rsidR="00FF4EEE">
          <w:rPr>
            <w:noProof/>
          </w:rPr>
          <w:t>25</w:t>
        </w:r>
      </w:ins>
      <w:del w:id="47" w:author="Sheila Stallworth" w:date="2021-09-24T16:06:00Z">
        <w:r w:rsidDel="00717C24">
          <w:rPr>
            <w:noProof/>
          </w:rPr>
          <w:delText>20</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FUNERAL PAY</w:t>
      </w:r>
      <w:r>
        <w:rPr>
          <w:noProof/>
        </w:rPr>
        <w:tab/>
      </w:r>
      <w:r>
        <w:rPr>
          <w:noProof/>
        </w:rPr>
        <w:fldChar w:fldCharType="begin"/>
      </w:r>
      <w:r>
        <w:rPr>
          <w:noProof/>
        </w:rPr>
        <w:instrText xml:space="preserve"> PAGEREF _Toc77861056 \h </w:instrText>
      </w:r>
      <w:r>
        <w:rPr>
          <w:noProof/>
        </w:rPr>
      </w:r>
      <w:r>
        <w:rPr>
          <w:noProof/>
        </w:rPr>
        <w:fldChar w:fldCharType="separate"/>
      </w:r>
      <w:ins w:id="48" w:author="Sheila Stallworth" w:date="2021-09-29T16:04:00Z">
        <w:r w:rsidR="00FF4EEE">
          <w:rPr>
            <w:noProof/>
          </w:rPr>
          <w:t>25</w:t>
        </w:r>
      </w:ins>
      <w:del w:id="49" w:author="Sheila Stallworth" w:date="2021-09-24T16:06:00Z">
        <w:r w:rsidDel="00717C24">
          <w:rPr>
            <w:noProof/>
          </w:rPr>
          <w:delText>20</w:delText>
        </w:r>
      </w:del>
      <w:r>
        <w:rPr>
          <w:noProof/>
        </w:rPr>
        <w:fldChar w:fldCharType="end"/>
      </w:r>
    </w:p>
    <w:p w:rsidR="00A72101" w:rsidRDefault="00A72101">
      <w:pPr>
        <w:pStyle w:val="TOC2"/>
        <w:tabs>
          <w:tab w:val="right" w:leader="dot" w:pos="9350"/>
        </w:tabs>
        <w:rPr>
          <w:smallCaps w:val="0"/>
          <w:noProof/>
          <w:szCs w:val="22"/>
        </w:rPr>
      </w:pPr>
      <w:r>
        <w:rPr>
          <w:noProof/>
        </w:rPr>
        <w:t>MILITARY LEAVE</w:t>
      </w:r>
      <w:r>
        <w:rPr>
          <w:noProof/>
        </w:rPr>
        <w:tab/>
      </w:r>
      <w:r>
        <w:rPr>
          <w:noProof/>
        </w:rPr>
        <w:fldChar w:fldCharType="begin"/>
      </w:r>
      <w:r>
        <w:rPr>
          <w:noProof/>
        </w:rPr>
        <w:instrText xml:space="preserve"> PAGEREF _Toc77861057 \h </w:instrText>
      </w:r>
      <w:r>
        <w:rPr>
          <w:noProof/>
        </w:rPr>
      </w:r>
      <w:r>
        <w:rPr>
          <w:noProof/>
        </w:rPr>
        <w:fldChar w:fldCharType="separate"/>
      </w:r>
      <w:ins w:id="50" w:author="Sheila Stallworth" w:date="2021-09-29T16:04:00Z">
        <w:r w:rsidR="00FF4EEE">
          <w:rPr>
            <w:noProof/>
          </w:rPr>
          <w:t>26</w:t>
        </w:r>
      </w:ins>
      <w:del w:id="51" w:author="Sheila Stallworth" w:date="2021-09-24T16:06:00Z">
        <w:r w:rsidDel="00717C24">
          <w:rPr>
            <w:noProof/>
          </w:rPr>
          <w:delText>21</w:delText>
        </w:r>
      </w:del>
      <w:r>
        <w:rPr>
          <w:noProof/>
        </w:rPr>
        <w:fldChar w:fldCharType="end"/>
      </w:r>
    </w:p>
    <w:p w:rsidR="00A72101" w:rsidRDefault="00A72101">
      <w:pPr>
        <w:pStyle w:val="TOC2"/>
        <w:tabs>
          <w:tab w:val="right" w:leader="dot" w:pos="9350"/>
        </w:tabs>
        <w:rPr>
          <w:smallCaps w:val="0"/>
          <w:noProof/>
          <w:szCs w:val="22"/>
        </w:rPr>
      </w:pPr>
      <w:r w:rsidRPr="00E623D6">
        <w:rPr>
          <w:rFonts w:cstheme="minorHAnsi"/>
          <w:noProof/>
        </w:rPr>
        <w:t>FAMILY MEDICAL LEAVE ACT (FMLA)</w:t>
      </w:r>
      <w:r>
        <w:rPr>
          <w:noProof/>
        </w:rPr>
        <w:tab/>
      </w:r>
      <w:r>
        <w:rPr>
          <w:noProof/>
        </w:rPr>
        <w:fldChar w:fldCharType="begin"/>
      </w:r>
      <w:r>
        <w:rPr>
          <w:noProof/>
        </w:rPr>
        <w:instrText xml:space="preserve"> PAGEREF _Toc77861058 \h </w:instrText>
      </w:r>
      <w:r>
        <w:rPr>
          <w:noProof/>
        </w:rPr>
      </w:r>
      <w:r>
        <w:rPr>
          <w:noProof/>
        </w:rPr>
        <w:fldChar w:fldCharType="separate"/>
      </w:r>
      <w:ins w:id="52" w:author="Sheila Stallworth" w:date="2021-09-29T16:04:00Z">
        <w:r w:rsidR="00FF4EEE">
          <w:rPr>
            <w:noProof/>
          </w:rPr>
          <w:t>26</w:t>
        </w:r>
      </w:ins>
      <w:del w:id="53" w:author="Sheila Stallworth" w:date="2021-09-24T16:06:00Z">
        <w:r w:rsidDel="00717C24">
          <w:rPr>
            <w:noProof/>
          </w:rPr>
          <w:delText>21</w:delText>
        </w:r>
      </w:del>
      <w:r>
        <w:rPr>
          <w:noProof/>
        </w:rPr>
        <w:fldChar w:fldCharType="end"/>
      </w:r>
    </w:p>
    <w:p w:rsidR="00A72101" w:rsidRDefault="00A72101">
      <w:pPr>
        <w:pStyle w:val="TOC1"/>
        <w:rPr>
          <w:b w:val="0"/>
          <w:szCs w:val="22"/>
        </w:rPr>
      </w:pPr>
      <w:r w:rsidRPr="00E623D6">
        <w:t>NON- SOLICITATION/DISTRIBUTION OF LITERATURE</w:t>
      </w:r>
      <w:r>
        <w:tab/>
      </w:r>
      <w:r>
        <w:fldChar w:fldCharType="begin"/>
      </w:r>
      <w:r>
        <w:instrText xml:space="preserve"> PAGEREF _Toc77861059 \h </w:instrText>
      </w:r>
      <w:r>
        <w:fldChar w:fldCharType="separate"/>
      </w:r>
      <w:ins w:id="54" w:author="Sheila Stallworth" w:date="2021-09-29T16:04:00Z">
        <w:r w:rsidR="00FF4EEE">
          <w:t>28</w:t>
        </w:r>
      </w:ins>
      <w:del w:id="55" w:author="Sheila Stallworth" w:date="2021-09-24T16:06:00Z">
        <w:r w:rsidDel="00717C24">
          <w:delText>23</w:delText>
        </w:r>
      </w:del>
      <w:r>
        <w:fldChar w:fldCharType="end"/>
      </w:r>
    </w:p>
    <w:p w:rsidR="00A72101" w:rsidRDefault="00A72101">
      <w:pPr>
        <w:pStyle w:val="TOC1"/>
        <w:rPr>
          <w:b w:val="0"/>
          <w:szCs w:val="22"/>
        </w:rPr>
      </w:pPr>
      <w:r>
        <w:t>Smoking</w:t>
      </w:r>
      <w:r>
        <w:tab/>
      </w:r>
      <w:r>
        <w:fldChar w:fldCharType="begin"/>
      </w:r>
      <w:r>
        <w:instrText xml:space="preserve"> PAGEREF _Toc77861060 \h </w:instrText>
      </w:r>
      <w:r>
        <w:fldChar w:fldCharType="separate"/>
      </w:r>
      <w:ins w:id="56" w:author="Sheila Stallworth" w:date="2021-09-29T16:04:00Z">
        <w:r w:rsidR="00FF4EEE">
          <w:t>29</w:t>
        </w:r>
      </w:ins>
      <w:del w:id="57" w:author="Sheila Stallworth" w:date="2021-09-24T16:06:00Z">
        <w:r w:rsidDel="00717C24">
          <w:delText>24</w:delText>
        </w:r>
      </w:del>
      <w:r>
        <w:fldChar w:fldCharType="end"/>
      </w:r>
    </w:p>
    <w:p w:rsidR="00A72101" w:rsidRDefault="00A72101">
      <w:pPr>
        <w:pStyle w:val="TOC1"/>
        <w:rPr>
          <w:b w:val="0"/>
          <w:szCs w:val="22"/>
        </w:rPr>
      </w:pPr>
      <w:r>
        <w:t>ATTENDANCE POLICY</w:t>
      </w:r>
      <w:r>
        <w:tab/>
      </w:r>
      <w:r>
        <w:fldChar w:fldCharType="begin"/>
      </w:r>
      <w:r>
        <w:instrText xml:space="preserve"> PAGEREF _Toc77861061 \h </w:instrText>
      </w:r>
      <w:r>
        <w:fldChar w:fldCharType="separate"/>
      </w:r>
      <w:ins w:id="58" w:author="Sheila Stallworth" w:date="2021-09-29T16:04:00Z">
        <w:r w:rsidR="00FF4EEE">
          <w:t>29</w:t>
        </w:r>
      </w:ins>
      <w:del w:id="59" w:author="Sheila Stallworth" w:date="2021-09-24T16:06:00Z">
        <w:r w:rsidDel="00717C24">
          <w:delText>24</w:delText>
        </w:r>
      </w:del>
      <w:r>
        <w:fldChar w:fldCharType="end"/>
      </w:r>
    </w:p>
    <w:p w:rsidR="00A72101" w:rsidRDefault="00A72101">
      <w:pPr>
        <w:pStyle w:val="TOC1"/>
        <w:rPr>
          <w:b w:val="0"/>
          <w:szCs w:val="22"/>
        </w:rPr>
      </w:pPr>
      <w:r w:rsidRPr="00E623D6">
        <w:t>RTEC POLICY PROHIBITING SEXUAL HARASSMENT</w:t>
      </w:r>
      <w:r>
        <w:tab/>
      </w:r>
      <w:r>
        <w:fldChar w:fldCharType="begin"/>
      </w:r>
      <w:r>
        <w:instrText xml:space="preserve"> PAGEREF _Toc77861062 \h </w:instrText>
      </w:r>
      <w:r>
        <w:fldChar w:fldCharType="separate"/>
      </w:r>
      <w:ins w:id="60" w:author="Sheila Stallworth" w:date="2021-09-29T16:04:00Z">
        <w:r w:rsidR="00FF4EEE">
          <w:t>31</w:t>
        </w:r>
      </w:ins>
      <w:del w:id="61" w:author="Sheila Stallworth" w:date="2021-09-24T16:06:00Z">
        <w:r w:rsidDel="00717C24">
          <w:delText>26</w:delText>
        </w:r>
      </w:del>
      <w:r>
        <w:fldChar w:fldCharType="end"/>
      </w:r>
    </w:p>
    <w:p w:rsidR="00A72101" w:rsidRDefault="00A72101">
      <w:pPr>
        <w:pStyle w:val="TOC1"/>
        <w:rPr>
          <w:b w:val="0"/>
          <w:szCs w:val="22"/>
        </w:rPr>
      </w:pPr>
      <w:r w:rsidRPr="00E623D6">
        <w:t>DRESS CODE – Personal Appearance</w:t>
      </w:r>
      <w:r>
        <w:tab/>
      </w:r>
      <w:r>
        <w:fldChar w:fldCharType="begin"/>
      </w:r>
      <w:r>
        <w:instrText xml:space="preserve"> PAGEREF _Toc77861063 \h </w:instrText>
      </w:r>
      <w:r>
        <w:fldChar w:fldCharType="separate"/>
      </w:r>
      <w:ins w:id="62" w:author="Sheila Stallworth" w:date="2021-09-29T16:04:00Z">
        <w:r w:rsidR="00FF4EEE">
          <w:t>32</w:t>
        </w:r>
      </w:ins>
      <w:del w:id="63" w:author="Sheila Stallworth" w:date="2021-09-24T16:06:00Z">
        <w:r w:rsidDel="00717C24">
          <w:delText>27</w:delText>
        </w:r>
      </w:del>
      <w: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Casual Dress Code Guidelines for All Employees</w:t>
      </w:r>
      <w:r>
        <w:rPr>
          <w:noProof/>
        </w:rPr>
        <w:tab/>
      </w:r>
      <w:r>
        <w:rPr>
          <w:noProof/>
        </w:rPr>
        <w:fldChar w:fldCharType="begin"/>
      </w:r>
      <w:r>
        <w:rPr>
          <w:noProof/>
        </w:rPr>
        <w:instrText xml:space="preserve"> PAGEREF _Toc77861064 \h </w:instrText>
      </w:r>
      <w:r>
        <w:rPr>
          <w:noProof/>
        </w:rPr>
      </w:r>
      <w:r>
        <w:rPr>
          <w:noProof/>
        </w:rPr>
        <w:fldChar w:fldCharType="separate"/>
      </w:r>
      <w:ins w:id="64" w:author="Sheila Stallworth" w:date="2021-09-29T16:04:00Z">
        <w:r w:rsidR="00FF4EEE">
          <w:rPr>
            <w:noProof/>
          </w:rPr>
          <w:t>32</w:t>
        </w:r>
      </w:ins>
      <w:del w:id="65" w:author="Sheila Stallworth" w:date="2021-09-24T16:06:00Z">
        <w:r w:rsidDel="00717C24">
          <w:rPr>
            <w:noProof/>
          </w:rPr>
          <w:delText>27</w:delText>
        </w:r>
      </w:del>
      <w:r>
        <w:rPr>
          <w:noProof/>
        </w:rPr>
        <w:fldChar w:fldCharType="end"/>
      </w:r>
    </w:p>
    <w:p w:rsidR="00A72101" w:rsidRDefault="00A72101">
      <w:pPr>
        <w:pStyle w:val="TOC2"/>
        <w:tabs>
          <w:tab w:val="right" w:leader="dot" w:pos="9350"/>
        </w:tabs>
        <w:rPr>
          <w:smallCaps w:val="0"/>
          <w:noProof/>
          <w:szCs w:val="22"/>
        </w:rPr>
      </w:pPr>
      <w:r>
        <w:rPr>
          <w:noProof/>
        </w:rPr>
        <w:t>Moustaches and Beards</w:t>
      </w:r>
      <w:r>
        <w:rPr>
          <w:noProof/>
        </w:rPr>
        <w:tab/>
      </w:r>
      <w:r>
        <w:rPr>
          <w:noProof/>
        </w:rPr>
        <w:fldChar w:fldCharType="begin"/>
      </w:r>
      <w:r>
        <w:rPr>
          <w:noProof/>
        </w:rPr>
        <w:instrText xml:space="preserve"> PAGEREF _Toc77861065 \h </w:instrText>
      </w:r>
      <w:r>
        <w:rPr>
          <w:noProof/>
        </w:rPr>
      </w:r>
      <w:r>
        <w:rPr>
          <w:noProof/>
        </w:rPr>
        <w:fldChar w:fldCharType="separate"/>
      </w:r>
      <w:ins w:id="66" w:author="Sheila Stallworth" w:date="2021-09-29T16:04:00Z">
        <w:r w:rsidR="00FF4EEE">
          <w:rPr>
            <w:noProof/>
          </w:rPr>
          <w:t>33</w:t>
        </w:r>
      </w:ins>
      <w:del w:id="67" w:author="Sheila Stallworth" w:date="2021-09-24T16:06:00Z">
        <w:r w:rsidDel="00717C24">
          <w:rPr>
            <w:noProof/>
          </w:rPr>
          <w:delText>28</w:delText>
        </w:r>
      </w:del>
      <w:r>
        <w:rPr>
          <w:noProof/>
        </w:rPr>
        <w:fldChar w:fldCharType="end"/>
      </w:r>
    </w:p>
    <w:p w:rsidR="00A72101" w:rsidRDefault="00A72101">
      <w:pPr>
        <w:pStyle w:val="TOC2"/>
        <w:tabs>
          <w:tab w:val="right" w:leader="dot" w:pos="9350"/>
        </w:tabs>
        <w:rPr>
          <w:smallCaps w:val="0"/>
          <w:noProof/>
          <w:szCs w:val="22"/>
        </w:rPr>
      </w:pPr>
      <w:r>
        <w:rPr>
          <w:noProof/>
        </w:rPr>
        <w:t>Perfume and Cologne</w:t>
      </w:r>
      <w:r>
        <w:rPr>
          <w:noProof/>
        </w:rPr>
        <w:tab/>
      </w:r>
      <w:r>
        <w:rPr>
          <w:noProof/>
        </w:rPr>
        <w:fldChar w:fldCharType="begin"/>
      </w:r>
      <w:r>
        <w:rPr>
          <w:noProof/>
        </w:rPr>
        <w:instrText xml:space="preserve"> PAGEREF _Toc77861066 \h </w:instrText>
      </w:r>
      <w:r>
        <w:rPr>
          <w:noProof/>
        </w:rPr>
      </w:r>
      <w:r>
        <w:rPr>
          <w:noProof/>
        </w:rPr>
        <w:fldChar w:fldCharType="separate"/>
      </w:r>
      <w:ins w:id="68" w:author="Sheila Stallworth" w:date="2021-09-29T16:04:00Z">
        <w:r w:rsidR="00FF4EEE">
          <w:rPr>
            <w:noProof/>
          </w:rPr>
          <w:t>33</w:t>
        </w:r>
      </w:ins>
      <w:del w:id="69" w:author="Sheila Stallworth" w:date="2021-09-24T16:06:00Z">
        <w:r w:rsidDel="00717C24">
          <w:rPr>
            <w:noProof/>
          </w:rPr>
          <w:delText>28</w:delText>
        </w:r>
      </w:del>
      <w:r>
        <w:rPr>
          <w:noProof/>
        </w:rPr>
        <w:fldChar w:fldCharType="end"/>
      </w:r>
    </w:p>
    <w:p w:rsidR="00A72101" w:rsidRDefault="00A72101">
      <w:pPr>
        <w:pStyle w:val="TOC2"/>
        <w:tabs>
          <w:tab w:val="right" w:leader="dot" w:pos="9350"/>
        </w:tabs>
        <w:rPr>
          <w:smallCaps w:val="0"/>
          <w:noProof/>
          <w:szCs w:val="22"/>
        </w:rPr>
      </w:pPr>
      <w:r>
        <w:rPr>
          <w:noProof/>
        </w:rPr>
        <w:t>Casual</w:t>
      </w:r>
      <w:r w:rsidRPr="00E623D6">
        <w:rPr>
          <w:rFonts w:eastAsia="Times New Roman"/>
          <w:noProof/>
          <w:snapToGrid w:val="0"/>
        </w:rPr>
        <w:t xml:space="preserve"> Business Attire for Office</w:t>
      </w:r>
      <w:r>
        <w:rPr>
          <w:noProof/>
        </w:rPr>
        <w:tab/>
      </w:r>
      <w:r>
        <w:rPr>
          <w:noProof/>
        </w:rPr>
        <w:fldChar w:fldCharType="begin"/>
      </w:r>
      <w:r>
        <w:rPr>
          <w:noProof/>
        </w:rPr>
        <w:instrText xml:space="preserve"> PAGEREF _Toc77861067 \h </w:instrText>
      </w:r>
      <w:r>
        <w:rPr>
          <w:noProof/>
        </w:rPr>
      </w:r>
      <w:r>
        <w:rPr>
          <w:noProof/>
        </w:rPr>
        <w:fldChar w:fldCharType="separate"/>
      </w:r>
      <w:ins w:id="70" w:author="Sheila Stallworth" w:date="2021-09-29T16:04:00Z">
        <w:r w:rsidR="00FF4EEE">
          <w:rPr>
            <w:noProof/>
          </w:rPr>
          <w:t>33</w:t>
        </w:r>
      </w:ins>
      <w:del w:id="71" w:author="Sheila Stallworth" w:date="2021-09-24T16:06:00Z">
        <w:r w:rsidDel="00717C24">
          <w:rPr>
            <w:noProof/>
          </w:rPr>
          <w:delText>28</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Transportation Specialists (Drivers)</w:t>
      </w:r>
      <w:r>
        <w:rPr>
          <w:noProof/>
        </w:rPr>
        <w:tab/>
      </w:r>
      <w:r>
        <w:rPr>
          <w:noProof/>
        </w:rPr>
        <w:fldChar w:fldCharType="begin"/>
      </w:r>
      <w:r>
        <w:rPr>
          <w:noProof/>
        </w:rPr>
        <w:instrText xml:space="preserve"> PAGEREF _Toc77861068 \h </w:instrText>
      </w:r>
      <w:r>
        <w:rPr>
          <w:noProof/>
        </w:rPr>
      </w:r>
      <w:r>
        <w:rPr>
          <w:noProof/>
        </w:rPr>
        <w:fldChar w:fldCharType="separate"/>
      </w:r>
      <w:ins w:id="72" w:author="Sheila Stallworth" w:date="2021-09-29T16:04:00Z">
        <w:r w:rsidR="00FF4EEE">
          <w:rPr>
            <w:noProof/>
          </w:rPr>
          <w:t>34</w:t>
        </w:r>
      </w:ins>
      <w:del w:id="73" w:author="Sheila Stallworth" w:date="2021-09-24T16:06:00Z">
        <w:r w:rsidDel="00717C24">
          <w:rPr>
            <w:noProof/>
          </w:rPr>
          <w:delText>29</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Garage Staff</w:t>
      </w:r>
      <w:r>
        <w:rPr>
          <w:noProof/>
        </w:rPr>
        <w:tab/>
      </w:r>
      <w:r>
        <w:rPr>
          <w:noProof/>
        </w:rPr>
        <w:fldChar w:fldCharType="begin"/>
      </w:r>
      <w:r>
        <w:rPr>
          <w:noProof/>
        </w:rPr>
        <w:instrText xml:space="preserve"> PAGEREF _Toc77861069 \h </w:instrText>
      </w:r>
      <w:r>
        <w:rPr>
          <w:noProof/>
        </w:rPr>
      </w:r>
      <w:r>
        <w:rPr>
          <w:noProof/>
        </w:rPr>
        <w:fldChar w:fldCharType="separate"/>
      </w:r>
      <w:ins w:id="74" w:author="Sheila Stallworth" w:date="2021-09-29T16:04:00Z">
        <w:r w:rsidR="00FF4EEE">
          <w:rPr>
            <w:noProof/>
          </w:rPr>
          <w:t>34</w:t>
        </w:r>
      </w:ins>
      <w:del w:id="75" w:author="Sheila Stallworth" w:date="2021-09-24T16:06:00Z">
        <w:r w:rsidDel="00717C24">
          <w:rPr>
            <w:noProof/>
          </w:rPr>
          <w:delText>29</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Transportation Technician (Dispatcher)</w:t>
      </w:r>
      <w:r>
        <w:rPr>
          <w:noProof/>
        </w:rPr>
        <w:tab/>
      </w:r>
      <w:r>
        <w:rPr>
          <w:noProof/>
        </w:rPr>
        <w:fldChar w:fldCharType="begin"/>
      </w:r>
      <w:r>
        <w:rPr>
          <w:noProof/>
        </w:rPr>
        <w:instrText xml:space="preserve"> PAGEREF _Toc77861070 \h </w:instrText>
      </w:r>
      <w:r>
        <w:rPr>
          <w:noProof/>
        </w:rPr>
      </w:r>
      <w:r>
        <w:rPr>
          <w:noProof/>
        </w:rPr>
        <w:fldChar w:fldCharType="separate"/>
      </w:r>
      <w:ins w:id="76" w:author="Sheila Stallworth" w:date="2021-09-29T16:04:00Z">
        <w:r w:rsidR="00FF4EEE">
          <w:rPr>
            <w:noProof/>
          </w:rPr>
          <w:t>34</w:t>
        </w:r>
      </w:ins>
      <w:del w:id="77" w:author="Sheila Stallworth" w:date="2021-09-24T16:06:00Z">
        <w:r w:rsidDel="00717C24">
          <w:rPr>
            <w:noProof/>
          </w:rPr>
          <w:delText>29</w:delText>
        </w:r>
      </w:del>
      <w:r>
        <w:rPr>
          <w:noProof/>
        </w:rPr>
        <w:fldChar w:fldCharType="end"/>
      </w:r>
    </w:p>
    <w:p w:rsidR="00A72101" w:rsidRDefault="00A72101">
      <w:pPr>
        <w:pStyle w:val="TOC2"/>
        <w:tabs>
          <w:tab w:val="right" w:leader="dot" w:pos="9350"/>
        </w:tabs>
        <w:rPr>
          <w:smallCaps w:val="0"/>
          <w:noProof/>
          <w:szCs w:val="22"/>
        </w:rPr>
      </w:pPr>
      <w:r>
        <w:rPr>
          <w:noProof/>
        </w:rPr>
        <w:t>CAFETERIA STAFF</w:t>
      </w:r>
      <w:r>
        <w:rPr>
          <w:noProof/>
        </w:rPr>
        <w:tab/>
      </w:r>
      <w:r>
        <w:rPr>
          <w:noProof/>
        </w:rPr>
        <w:fldChar w:fldCharType="begin"/>
      </w:r>
      <w:r>
        <w:rPr>
          <w:noProof/>
        </w:rPr>
        <w:instrText xml:space="preserve"> PAGEREF _Toc77861071 \h </w:instrText>
      </w:r>
      <w:r>
        <w:rPr>
          <w:noProof/>
        </w:rPr>
      </w:r>
      <w:r>
        <w:rPr>
          <w:noProof/>
        </w:rPr>
        <w:fldChar w:fldCharType="separate"/>
      </w:r>
      <w:ins w:id="78" w:author="Sheila Stallworth" w:date="2021-09-29T16:04:00Z">
        <w:r w:rsidR="00FF4EEE">
          <w:rPr>
            <w:noProof/>
          </w:rPr>
          <w:t>34</w:t>
        </w:r>
      </w:ins>
      <w:del w:id="79" w:author="Sheila Stallworth" w:date="2021-09-24T16:06:00Z">
        <w:r w:rsidDel="00717C24">
          <w:rPr>
            <w:noProof/>
          </w:rPr>
          <w:delText>29</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Other Employees</w:t>
      </w:r>
      <w:r>
        <w:rPr>
          <w:noProof/>
        </w:rPr>
        <w:tab/>
      </w:r>
      <w:r>
        <w:rPr>
          <w:noProof/>
        </w:rPr>
        <w:fldChar w:fldCharType="begin"/>
      </w:r>
      <w:r>
        <w:rPr>
          <w:noProof/>
        </w:rPr>
        <w:instrText xml:space="preserve"> PAGEREF _Toc77861072 \h </w:instrText>
      </w:r>
      <w:r>
        <w:rPr>
          <w:noProof/>
        </w:rPr>
      </w:r>
      <w:r>
        <w:rPr>
          <w:noProof/>
        </w:rPr>
        <w:fldChar w:fldCharType="separate"/>
      </w:r>
      <w:ins w:id="80" w:author="Sheila Stallworth" w:date="2021-09-29T16:04:00Z">
        <w:r w:rsidR="00FF4EEE">
          <w:rPr>
            <w:noProof/>
          </w:rPr>
          <w:t>35</w:t>
        </w:r>
      </w:ins>
      <w:del w:id="81" w:author="Sheila Stallworth" w:date="2021-09-24T16:06:00Z">
        <w:r w:rsidDel="00717C24">
          <w:rPr>
            <w:noProof/>
          </w:rPr>
          <w:delText>30</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Conclusion</w:t>
      </w:r>
      <w:r>
        <w:rPr>
          <w:noProof/>
        </w:rPr>
        <w:tab/>
      </w:r>
      <w:r>
        <w:rPr>
          <w:noProof/>
        </w:rPr>
        <w:fldChar w:fldCharType="begin"/>
      </w:r>
      <w:r>
        <w:rPr>
          <w:noProof/>
        </w:rPr>
        <w:instrText xml:space="preserve"> PAGEREF _Toc77861073 \h </w:instrText>
      </w:r>
      <w:r>
        <w:rPr>
          <w:noProof/>
        </w:rPr>
      </w:r>
      <w:r>
        <w:rPr>
          <w:noProof/>
        </w:rPr>
        <w:fldChar w:fldCharType="separate"/>
      </w:r>
      <w:ins w:id="82" w:author="Sheila Stallworth" w:date="2021-09-29T16:04:00Z">
        <w:r w:rsidR="00FF4EEE">
          <w:rPr>
            <w:noProof/>
          </w:rPr>
          <w:t>35</w:t>
        </w:r>
      </w:ins>
      <w:del w:id="83" w:author="Sheila Stallworth" w:date="2021-09-24T16:06:00Z">
        <w:r w:rsidDel="00717C24">
          <w:rPr>
            <w:noProof/>
          </w:rPr>
          <w:delText>30</w:delText>
        </w:r>
      </w:del>
      <w:r>
        <w:rPr>
          <w:noProof/>
        </w:rPr>
        <w:fldChar w:fldCharType="end"/>
      </w:r>
    </w:p>
    <w:p w:rsidR="00A72101" w:rsidRDefault="00A72101">
      <w:pPr>
        <w:pStyle w:val="TOC2"/>
        <w:tabs>
          <w:tab w:val="right" w:leader="dot" w:pos="9350"/>
        </w:tabs>
        <w:rPr>
          <w:smallCaps w:val="0"/>
          <w:noProof/>
          <w:szCs w:val="22"/>
        </w:rPr>
      </w:pPr>
      <w:r w:rsidRPr="00E623D6">
        <w:rPr>
          <w:rFonts w:eastAsia="Times New Roman"/>
          <w:noProof/>
          <w:snapToGrid w:val="0"/>
        </w:rPr>
        <w:t>Orientation</w:t>
      </w:r>
      <w:r>
        <w:rPr>
          <w:noProof/>
        </w:rPr>
        <w:tab/>
      </w:r>
      <w:r>
        <w:rPr>
          <w:noProof/>
        </w:rPr>
        <w:fldChar w:fldCharType="begin"/>
      </w:r>
      <w:r>
        <w:rPr>
          <w:noProof/>
        </w:rPr>
        <w:instrText xml:space="preserve"> PAGEREF _Toc77861074 \h </w:instrText>
      </w:r>
      <w:r>
        <w:rPr>
          <w:noProof/>
        </w:rPr>
      </w:r>
      <w:r>
        <w:rPr>
          <w:noProof/>
        </w:rPr>
        <w:fldChar w:fldCharType="separate"/>
      </w:r>
      <w:ins w:id="84" w:author="Sheila Stallworth" w:date="2021-09-29T16:04:00Z">
        <w:r w:rsidR="00FF4EEE">
          <w:rPr>
            <w:noProof/>
          </w:rPr>
          <w:t>35</w:t>
        </w:r>
      </w:ins>
      <w:del w:id="85" w:author="Sheila Stallworth" w:date="2021-09-24T16:06:00Z">
        <w:r w:rsidDel="00717C24">
          <w:rPr>
            <w:noProof/>
          </w:rPr>
          <w:delText>30</w:delText>
        </w:r>
      </w:del>
      <w:r>
        <w:rPr>
          <w:noProof/>
        </w:rPr>
        <w:fldChar w:fldCharType="end"/>
      </w:r>
    </w:p>
    <w:p w:rsidR="00A72101" w:rsidRDefault="00A72101">
      <w:pPr>
        <w:pStyle w:val="TOC1"/>
        <w:rPr>
          <w:b w:val="0"/>
          <w:szCs w:val="22"/>
        </w:rPr>
      </w:pPr>
      <w:r>
        <w:lastRenderedPageBreak/>
        <w:t>RTEC CELL PHONE USE POLICY</w:t>
      </w:r>
      <w:r>
        <w:tab/>
      </w:r>
      <w:r>
        <w:fldChar w:fldCharType="begin"/>
      </w:r>
      <w:r>
        <w:instrText xml:space="preserve"> PAGEREF _Toc77861075 \h </w:instrText>
      </w:r>
      <w:r>
        <w:fldChar w:fldCharType="separate"/>
      </w:r>
      <w:ins w:id="86" w:author="Sheila Stallworth" w:date="2021-09-29T16:04:00Z">
        <w:r w:rsidR="00FF4EEE">
          <w:t>36</w:t>
        </w:r>
      </w:ins>
      <w:del w:id="87" w:author="Sheila Stallworth" w:date="2021-09-24T16:06:00Z">
        <w:r w:rsidDel="00717C24">
          <w:delText>31</w:delText>
        </w:r>
      </w:del>
      <w:r>
        <w:fldChar w:fldCharType="end"/>
      </w:r>
    </w:p>
    <w:p w:rsidR="00A72101" w:rsidRDefault="00A72101">
      <w:pPr>
        <w:pStyle w:val="TOC1"/>
        <w:rPr>
          <w:b w:val="0"/>
          <w:szCs w:val="22"/>
        </w:rPr>
      </w:pPr>
      <w:r>
        <w:t>RTEC TELEPHONE AND VIDEO SURVEILLANCE POLICY</w:t>
      </w:r>
      <w:r>
        <w:tab/>
      </w:r>
      <w:r>
        <w:fldChar w:fldCharType="begin"/>
      </w:r>
      <w:r>
        <w:instrText xml:space="preserve"> PAGEREF _Toc77861076 \h </w:instrText>
      </w:r>
      <w:r>
        <w:fldChar w:fldCharType="separate"/>
      </w:r>
      <w:ins w:id="88" w:author="Sheila Stallworth" w:date="2021-09-29T16:04:00Z">
        <w:r w:rsidR="00FF4EEE">
          <w:t>36</w:t>
        </w:r>
      </w:ins>
      <w:del w:id="89" w:author="Sheila Stallworth" w:date="2021-09-24T16:06:00Z">
        <w:r w:rsidDel="00717C24">
          <w:delText>31</w:delText>
        </w:r>
      </w:del>
      <w:r>
        <w:fldChar w:fldCharType="end"/>
      </w:r>
    </w:p>
    <w:p w:rsidR="00A72101" w:rsidRDefault="00A72101">
      <w:pPr>
        <w:pStyle w:val="TOC1"/>
        <w:rPr>
          <w:b w:val="0"/>
          <w:szCs w:val="22"/>
        </w:rPr>
      </w:pPr>
      <w:r w:rsidRPr="00E623D6">
        <w:rPr>
          <w:rFonts w:cstheme="minorHAnsi"/>
        </w:rPr>
        <w:t>WORK RULES</w:t>
      </w:r>
      <w:r>
        <w:tab/>
      </w:r>
      <w:r>
        <w:fldChar w:fldCharType="begin"/>
      </w:r>
      <w:r>
        <w:instrText xml:space="preserve"> PAGEREF _Toc77861077 \h </w:instrText>
      </w:r>
      <w:r>
        <w:fldChar w:fldCharType="separate"/>
      </w:r>
      <w:ins w:id="90" w:author="Sheila Stallworth" w:date="2021-09-29T16:04:00Z">
        <w:r w:rsidR="00FF4EEE">
          <w:t>36</w:t>
        </w:r>
      </w:ins>
      <w:del w:id="91" w:author="Sheila Stallworth" w:date="2021-09-24T16:06:00Z">
        <w:r w:rsidDel="00717C24">
          <w:delText>31</w:delText>
        </w:r>
      </w:del>
      <w:r>
        <w:fldChar w:fldCharType="end"/>
      </w:r>
    </w:p>
    <w:p w:rsidR="00A72101" w:rsidRDefault="00A72101">
      <w:pPr>
        <w:pStyle w:val="TOC1"/>
        <w:rPr>
          <w:b w:val="0"/>
          <w:szCs w:val="22"/>
        </w:rPr>
      </w:pPr>
      <w:r>
        <w:t>SAFETY RULES</w:t>
      </w:r>
      <w:r>
        <w:tab/>
      </w:r>
      <w:r>
        <w:fldChar w:fldCharType="begin"/>
      </w:r>
      <w:r>
        <w:instrText xml:space="preserve"> PAGEREF _Toc77861078 \h </w:instrText>
      </w:r>
      <w:r>
        <w:fldChar w:fldCharType="separate"/>
      </w:r>
      <w:ins w:id="92" w:author="Sheila Stallworth" w:date="2021-09-29T16:04:00Z">
        <w:r w:rsidR="00FF4EEE">
          <w:t>40</w:t>
        </w:r>
      </w:ins>
      <w:del w:id="93" w:author="Sheila Stallworth" w:date="2021-09-24T16:06:00Z">
        <w:r w:rsidDel="00717C24">
          <w:delText>35</w:delText>
        </w:r>
      </w:del>
      <w:r>
        <w:fldChar w:fldCharType="end"/>
      </w:r>
    </w:p>
    <w:p w:rsidR="00A72101" w:rsidRDefault="00A72101">
      <w:pPr>
        <w:pStyle w:val="TOC1"/>
        <w:rPr>
          <w:b w:val="0"/>
          <w:szCs w:val="22"/>
        </w:rPr>
      </w:pPr>
      <w:r w:rsidRPr="00E623D6">
        <w:rPr>
          <w:rFonts w:cstheme="minorHAnsi"/>
        </w:rPr>
        <w:t>CONFIDENTIALITY</w:t>
      </w:r>
      <w:r>
        <w:tab/>
      </w:r>
      <w:r>
        <w:fldChar w:fldCharType="begin"/>
      </w:r>
      <w:r>
        <w:instrText xml:space="preserve"> PAGEREF _Toc77861079 \h </w:instrText>
      </w:r>
      <w:r>
        <w:fldChar w:fldCharType="separate"/>
      </w:r>
      <w:ins w:id="94" w:author="Sheila Stallworth" w:date="2021-09-29T16:04:00Z">
        <w:r w:rsidR="00FF4EEE">
          <w:t>43</w:t>
        </w:r>
      </w:ins>
      <w:del w:id="95" w:author="Sheila Stallworth" w:date="2021-09-24T16:06:00Z">
        <w:r w:rsidDel="00717C24">
          <w:delText>38</w:delText>
        </w:r>
      </w:del>
      <w:r>
        <w:fldChar w:fldCharType="end"/>
      </w:r>
    </w:p>
    <w:p w:rsidR="00A72101" w:rsidRDefault="00A72101">
      <w:pPr>
        <w:pStyle w:val="TOC1"/>
        <w:rPr>
          <w:b w:val="0"/>
          <w:szCs w:val="22"/>
        </w:rPr>
      </w:pPr>
      <w:r>
        <w:t>PROGRESSIVE DISCIPLINE</w:t>
      </w:r>
      <w:r>
        <w:tab/>
      </w:r>
      <w:r>
        <w:fldChar w:fldCharType="begin"/>
      </w:r>
      <w:r>
        <w:instrText xml:space="preserve"> PAGEREF _Toc77861080 \h </w:instrText>
      </w:r>
      <w:r>
        <w:fldChar w:fldCharType="separate"/>
      </w:r>
      <w:ins w:id="96" w:author="Sheila Stallworth" w:date="2021-09-29T16:04:00Z">
        <w:r w:rsidR="00FF4EEE">
          <w:t>44</w:t>
        </w:r>
      </w:ins>
      <w:del w:id="97" w:author="Sheila Stallworth" w:date="2021-09-24T16:06:00Z">
        <w:r w:rsidDel="00717C24">
          <w:delText>39</w:delText>
        </w:r>
      </w:del>
      <w:r>
        <w:fldChar w:fldCharType="end"/>
      </w:r>
    </w:p>
    <w:p w:rsidR="00A72101" w:rsidRDefault="00A72101">
      <w:pPr>
        <w:pStyle w:val="TOC1"/>
        <w:rPr>
          <w:b w:val="0"/>
          <w:szCs w:val="22"/>
        </w:rPr>
      </w:pPr>
      <w:r>
        <w:t>DISCIPLINARY GUIDELINES</w:t>
      </w:r>
      <w:r>
        <w:tab/>
      </w:r>
      <w:r>
        <w:fldChar w:fldCharType="begin"/>
      </w:r>
      <w:r>
        <w:instrText xml:space="preserve"> PAGEREF _Toc77861081 \h </w:instrText>
      </w:r>
      <w:r>
        <w:fldChar w:fldCharType="separate"/>
      </w:r>
      <w:ins w:id="98" w:author="Sheila Stallworth" w:date="2021-09-29T16:04:00Z">
        <w:r w:rsidR="00FF4EEE">
          <w:t>45</w:t>
        </w:r>
      </w:ins>
      <w:del w:id="99" w:author="Sheila Stallworth" w:date="2021-09-24T16:06:00Z">
        <w:r w:rsidDel="00717C24">
          <w:delText>40</w:delText>
        </w:r>
      </w:del>
      <w:r>
        <w:fldChar w:fldCharType="end"/>
      </w:r>
    </w:p>
    <w:p w:rsidR="00A72101" w:rsidRDefault="00A72101">
      <w:pPr>
        <w:pStyle w:val="TOC1"/>
        <w:rPr>
          <w:b w:val="0"/>
          <w:szCs w:val="22"/>
        </w:rPr>
      </w:pPr>
      <w:r>
        <w:t>RTEC Transportation Communication Systems</w:t>
      </w:r>
      <w:r>
        <w:tab/>
      </w:r>
      <w:r>
        <w:fldChar w:fldCharType="begin"/>
      </w:r>
      <w:r>
        <w:instrText xml:space="preserve"> PAGEREF _Toc77861082 \h </w:instrText>
      </w:r>
      <w:r>
        <w:fldChar w:fldCharType="separate"/>
      </w:r>
      <w:ins w:id="100" w:author="Sheila Stallworth" w:date="2021-09-29T16:04:00Z">
        <w:r w:rsidR="00FF4EEE">
          <w:t>47</w:t>
        </w:r>
      </w:ins>
      <w:del w:id="101" w:author="Sheila Stallworth" w:date="2021-09-24T16:06:00Z">
        <w:r w:rsidDel="00717C24">
          <w:delText>42</w:delText>
        </w:r>
      </w:del>
      <w:r>
        <w:fldChar w:fldCharType="end"/>
      </w:r>
    </w:p>
    <w:p w:rsidR="00A72101" w:rsidRDefault="00A72101">
      <w:pPr>
        <w:pStyle w:val="TOC1"/>
        <w:rPr>
          <w:b w:val="0"/>
          <w:szCs w:val="22"/>
        </w:rPr>
      </w:pPr>
      <w:r>
        <w:t>NEPOTISM AND FRATERNIZATION</w:t>
      </w:r>
      <w:r>
        <w:tab/>
      </w:r>
      <w:r>
        <w:fldChar w:fldCharType="begin"/>
      </w:r>
      <w:r>
        <w:instrText xml:space="preserve"> PAGEREF _Toc77861083 \h </w:instrText>
      </w:r>
      <w:r>
        <w:fldChar w:fldCharType="separate"/>
      </w:r>
      <w:ins w:id="102" w:author="Sheila Stallworth" w:date="2021-09-29T16:04:00Z">
        <w:r w:rsidR="00FF4EEE">
          <w:t>48</w:t>
        </w:r>
      </w:ins>
      <w:del w:id="103" w:author="Sheila Stallworth" w:date="2021-09-24T16:06:00Z">
        <w:r w:rsidDel="00717C24">
          <w:delText>43</w:delText>
        </w:r>
      </w:del>
      <w:r>
        <w:fldChar w:fldCharType="end"/>
      </w:r>
    </w:p>
    <w:p w:rsidR="00A72101" w:rsidRDefault="00A72101">
      <w:pPr>
        <w:pStyle w:val="TOC1"/>
        <w:rPr>
          <w:b w:val="0"/>
          <w:szCs w:val="22"/>
        </w:rPr>
      </w:pPr>
      <w:r>
        <w:t>VIDEO SURVEILLANCE &amp; AUDIO POLICY/VIDEO AUDIO MAINTENANCE POLICY</w:t>
      </w:r>
      <w:r>
        <w:tab/>
      </w:r>
      <w:r>
        <w:fldChar w:fldCharType="begin"/>
      </w:r>
      <w:r>
        <w:instrText xml:space="preserve"> PAGEREF _Toc77861084 \h </w:instrText>
      </w:r>
      <w:r>
        <w:fldChar w:fldCharType="separate"/>
      </w:r>
      <w:ins w:id="104" w:author="Sheila Stallworth" w:date="2021-09-29T16:04:00Z">
        <w:r w:rsidR="00FF4EEE">
          <w:t>48</w:t>
        </w:r>
      </w:ins>
      <w:del w:id="105" w:author="Sheila Stallworth" w:date="2021-09-24T16:06:00Z">
        <w:r w:rsidDel="00717C24">
          <w:delText>43</w:delText>
        </w:r>
      </w:del>
      <w:r>
        <w:fldChar w:fldCharType="end"/>
      </w:r>
    </w:p>
    <w:p w:rsidR="00A72101" w:rsidRDefault="00A72101">
      <w:pPr>
        <w:pStyle w:val="TOC1"/>
        <w:rPr>
          <w:b w:val="0"/>
          <w:szCs w:val="22"/>
        </w:rPr>
      </w:pPr>
      <w:r>
        <w:t>EQUAL OPPORTUNITY/AFFIRMATIVE ACTION POLICY STATEMENT</w:t>
      </w:r>
      <w:r>
        <w:tab/>
      </w:r>
      <w:r>
        <w:fldChar w:fldCharType="begin"/>
      </w:r>
      <w:r>
        <w:instrText xml:space="preserve"> PAGEREF _Toc77861085 \h </w:instrText>
      </w:r>
      <w:r>
        <w:fldChar w:fldCharType="separate"/>
      </w:r>
      <w:ins w:id="106" w:author="Sheila Stallworth" w:date="2021-09-29T16:04:00Z">
        <w:r w:rsidR="00FF4EEE">
          <w:t>50</w:t>
        </w:r>
      </w:ins>
      <w:del w:id="107" w:author="Sheila Stallworth" w:date="2021-09-24T16:06:00Z">
        <w:r w:rsidDel="00717C24">
          <w:delText>45</w:delText>
        </w:r>
      </w:del>
      <w:r>
        <w:fldChar w:fldCharType="end"/>
      </w:r>
    </w:p>
    <w:p w:rsidR="00A72101" w:rsidRDefault="00A72101">
      <w:pPr>
        <w:pStyle w:val="TOC1"/>
        <w:rPr>
          <w:b w:val="0"/>
          <w:szCs w:val="22"/>
        </w:rPr>
      </w:pPr>
      <w:r w:rsidRPr="00E623D6">
        <w:rPr>
          <w:rFonts w:cstheme="minorHAnsi"/>
        </w:rPr>
        <w:t>CERTIFICATE OF RECEIPT</w:t>
      </w:r>
      <w:r>
        <w:tab/>
      </w:r>
      <w:r>
        <w:fldChar w:fldCharType="begin"/>
      </w:r>
      <w:r>
        <w:instrText xml:space="preserve"> PAGEREF _Toc77861086 \h </w:instrText>
      </w:r>
      <w:r>
        <w:fldChar w:fldCharType="separate"/>
      </w:r>
      <w:ins w:id="108" w:author="Sheila Stallworth" w:date="2021-09-29T16:04:00Z">
        <w:r w:rsidR="00FF4EEE">
          <w:t>53</w:t>
        </w:r>
      </w:ins>
      <w:del w:id="109" w:author="Sheila Stallworth" w:date="2021-09-24T16:06:00Z">
        <w:r w:rsidDel="00717C24">
          <w:delText>48</w:delText>
        </w:r>
      </w:del>
      <w:r>
        <w:fldChar w:fldCharType="end"/>
      </w:r>
    </w:p>
    <w:p w:rsidR="00A72101" w:rsidDel="00A72101" w:rsidRDefault="00A72101" w:rsidP="00A72101">
      <w:pPr>
        <w:pStyle w:val="TOC1"/>
        <w:rPr>
          <w:del w:id="110" w:author=" " w:date="2021-07-22T15:43:00Z"/>
          <w:szCs w:val="22"/>
        </w:rPr>
      </w:pPr>
      <w:del w:id="111" w:author=" " w:date="2021-07-22T15:43:00Z">
        <w:r w:rsidRPr="00C41FAB" w:rsidDel="00A72101">
          <w:rPr>
            <w:rFonts w:cstheme="minorHAnsi"/>
          </w:rPr>
          <w:delText>Introduction</w:delText>
        </w:r>
        <w:r w:rsidDel="00A72101">
          <w:tab/>
          <w:delText>5</w:delText>
        </w:r>
      </w:del>
    </w:p>
    <w:p w:rsidR="00A72101" w:rsidDel="00A72101" w:rsidRDefault="00A72101" w:rsidP="00A72101">
      <w:pPr>
        <w:pStyle w:val="TOC1"/>
        <w:rPr>
          <w:del w:id="112" w:author=" " w:date="2021-07-22T15:43:00Z"/>
          <w:szCs w:val="22"/>
        </w:rPr>
      </w:pPr>
      <w:del w:id="113" w:author=" " w:date="2021-07-22T15:43:00Z">
        <w:r w:rsidDel="00A72101">
          <w:delText>RTEC’S COMPANY POLICY</w:delText>
        </w:r>
        <w:r w:rsidDel="00A72101">
          <w:tab/>
          <w:delText>6</w:delText>
        </w:r>
      </w:del>
    </w:p>
    <w:p w:rsidR="00A72101" w:rsidDel="00A72101" w:rsidRDefault="00A72101">
      <w:pPr>
        <w:pStyle w:val="TOC2"/>
        <w:tabs>
          <w:tab w:val="left" w:pos="720"/>
          <w:tab w:val="right" w:leader="dot" w:pos="9350"/>
        </w:tabs>
        <w:rPr>
          <w:del w:id="114" w:author=" " w:date="2021-07-22T15:43:00Z"/>
          <w:smallCaps w:val="0"/>
          <w:noProof/>
          <w:szCs w:val="22"/>
        </w:rPr>
      </w:pPr>
      <w:del w:id="115" w:author=" " w:date="2021-07-22T15:43:00Z">
        <w:r w:rsidRPr="00C41FAB" w:rsidDel="00A72101">
          <w:rPr>
            <w:rFonts w:cstheme="minorHAnsi"/>
            <w:noProof/>
          </w:rPr>
          <w:delText>1.</w:delText>
        </w:r>
        <w:r w:rsidDel="00A72101">
          <w:rPr>
            <w:smallCaps w:val="0"/>
            <w:noProof/>
            <w:szCs w:val="22"/>
          </w:rPr>
          <w:tab/>
        </w:r>
        <w:r w:rsidRPr="00C41FAB" w:rsidDel="00A72101">
          <w:rPr>
            <w:rFonts w:cstheme="minorHAnsi"/>
            <w:noProof/>
          </w:rPr>
          <w:delText>Work Week</w:delText>
        </w:r>
        <w:r w:rsidDel="00A72101">
          <w:rPr>
            <w:noProof/>
          </w:rPr>
          <w:tab/>
          <w:delText>7</w:delText>
        </w:r>
      </w:del>
    </w:p>
    <w:p w:rsidR="00A72101" w:rsidDel="00A72101" w:rsidRDefault="00A72101">
      <w:pPr>
        <w:pStyle w:val="TOC2"/>
        <w:tabs>
          <w:tab w:val="left" w:pos="720"/>
          <w:tab w:val="right" w:leader="dot" w:pos="9350"/>
        </w:tabs>
        <w:rPr>
          <w:del w:id="116" w:author=" " w:date="2021-07-22T15:43:00Z"/>
          <w:smallCaps w:val="0"/>
          <w:noProof/>
          <w:szCs w:val="22"/>
        </w:rPr>
      </w:pPr>
      <w:del w:id="117" w:author=" " w:date="2021-07-22T15:43:00Z">
        <w:r w:rsidDel="00A72101">
          <w:rPr>
            <w:noProof/>
          </w:rPr>
          <w:delText>2.</w:delText>
        </w:r>
        <w:r w:rsidDel="00A72101">
          <w:rPr>
            <w:smallCaps w:val="0"/>
            <w:noProof/>
            <w:szCs w:val="22"/>
          </w:rPr>
          <w:tab/>
        </w:r>
        <w:r w:rsidDel="00A72101">
          <w:rPr>
            <w:noProof/>
          </w:rPr>
          <w:delText>Starting Time</w:delText>
        </w:r>
        <w:r w:rsidDel="00A72101">
          <w:rPr>
            <w:noProof/>
          </w:rPr>
          <w:tab/>
          <w:delText>7</w:delText>
        </w:r>
      </w:del>
    </w:p>
    <w:p w:rsidR="00A72101" w:rsidDel="00A72101" w:rsidRDefault="00A72101">
      <w:pPr>
        <w:pStyle w:val="TOC2"/>
        <w:tabs>
          <w:tab w:val="left" w:pos="720"/>
          <w:tab w:val="right" w:leader="dot" w:pos="9350"/>
        </w:tabs>
        <w:rPr>
          <w:del w:id="118" w:author=" " w:date="2021-07-22T15:43:00Z"/>
          <w:smallCaps w:val="0"/>
          <w:noProof/>
          <w:szCs w:val="22"/>
        </w:rPr>
      </w:pPr>
      <w:del w:id="119" w:author=" " w:date="2021-07-22T15:43:00Z">
        <w:r w:rsidRPr="00C41FAB" w:rsidDel="00A72101">
          <w:rPr>
            <w:rFonts w:cstheme="minorHAnsi"/>
            <w:noProof/>
          </w:rPr>
          <w:delText>3.</w:delText>
        </w:r>
        <w:r w:rsidDel="00A72101">
          <w:rPr>
            <w:smallCaps w:val="0"/>
            <w:noProof/>
            <w:szCs w:val="22"/>
          </w:rPr>
          <w:tab/>
        </w:r>
        <w:r w:rsidRPr="00C41FAB" w:rsidDel="00A72101">
          <w:rPr>
            <w:rFonts w:cstheme="minorHAnsi"/>
            <w:noProof/>
          </w:rPr>
          <w:delText>Overtime Pay</w:delText>
        </w:r>
        <w:r w:rsidDel="00A72101">
          <w:rPr>
            <w:noProof/>
          </w:rPr>
          <w:tab/>
          <w:delText>7</w:delText>
        </w:r>
      </w:del>
    </w:p>
    <w:p w:rsidR="00A72101" w:rsidDel="00A72101" w:rsidRDefault="00A72101">
      <w:pPr>
        <w:pStyle w:val="TOC2"/>
        <w:tabs>
          <w:tab w:val="left" w:pos="720"/>
          <w:tab w:val="right" w:leader="dot" w:pos="9350"/>
        </w:tabs>
        <w:rPr>
          <w:del w:id="120" w:author=" " w:date="2021-07-22T15:43:00Z"/>
          <w:smallCaps w:val="0"/>
          <w:noProof/>
          <w:szCs w:val="22"/>
        </w:rPr>
      </w:pPr>
      <w:del w:id="121" w:author=" " w:date="2021-07-22T15:43:00Z">
        <w:r w:rsidRPr="00C41FAB" w:rsidDel="00A72101">
          <w:rPr>
            <w:rFonts w:cstheme="minorHAnsi"/>
            <w:noProof/>
          </w:rPr>
          <w:delText>4.</w:delText>
        </w:r>
        <w:r w:rsidDel="00A72101">
          <w:rPr>
            <w:smallCaps w:val="0"/>
            <w:noProof/>
            <w:szCs w:val="22"/>
          </w:rPr>
          <w:tab/>
        </w:r>
        <w:r w:rsidRPr="00C41FAB" w:rsidDel="00A72101">
          <w:rPr>
            <w:rFonts w:cstheme="minorHAnsi"/>
            <w:noProof/>
          </w:rPr>
          <w:delText>Payday</w:delText>
        </w:r>
        <w:r w:rsidDel="00A72101">
          <w:rPr>
            <w:noProof/>
          </w:rPr>
          <w:tab/>
          <w:delText>7</w:delText>
        </w:r>
      </w:del>
    </w:p>
    <w:p w:rsidR="00A72101" w:rsidDel="00A72101" w:rsidRDefault="00A72101">
      <w:pPr>
        <w:pStyle w:val="TOC2"/>
        <w:tabs>
          <w:tab w:val="left" w:pos="720"/>
          <w:tab w:val="right" w:leader="dot" w:pos="9350"/>
        </w:tabs>
        <w:rPr>
          <w:del w:id="122" w:author=" " w:date="2021-07-22T15:43:00Z"/>
          <w:smallCaps w:val="0"/>
          <w:noProof/>
          <w:szCs w:val="22"/>
        </w:rPr>
      </w:pPr>
      <w:del w:id="123" w:author=" " w:date="2021-07-22T15:43:00Z">
        <w:r w:rsidRPr="00C41FAB" w:rsidDel="00A72101">
          <w:rPr>
            <w:rFonts w:cstheme="minorHAnsi"/>
            <w:noProof/>
          </w:rPr>
          <w:delText>5.</w:delText>
        </w:r>
        <w:r w:rsidDel="00A72101">
          <w:rPr>
            <w:smallCaps w:val="0"/>
            <w:noProof/>
            <w:szCs w:val="22"/>
          </w:rPr>
          <w:tab/>
        </w:r>
        <w:r w:rsidRPr="00C41FAB" w:rsidDel="00A72101">
          <w:rPr>
            <w:rFonts w:cstheme="minorHAnsi"/>
            <w:noProof/>
          </w:rPr>
          <w:delText>Payroll Deductions</w:delText>
        </w:r>
        <w:r w:rsidDel="00A72101">
          <w:rPr>
            <w:noProof/>
          </w:rPr>
          <w:tab/>
          <w:delText>7</w:delText>
        </w:r>
      </w:del>
    </w:p>
    <w:p w:rsidR="00A72101" w:rsidDel="00A72101" w:rsidRDefault="00A72101">
      <w:pPr>
        <w:pStyle w:val="TOC2"/>
        <w:tabs>
          <w:tab w:val="left" w:pos="720"/>
          <w:tab w:val="right" w:leader="dot" w:pos="9350"/>
        </w:tabs>
        <w:rPr>
          <w:del w:id="124" w:author=" " w:date="2021-07-22T15:43:00Z"/>
          <w:smallCaps w:val="0"/>
          <w:noProof/>
          <w:szCs w:val="22"/>
        </w:rPr>
      </w:pPr>
      <w:del w:id="125" w:author=" " w:date="2021-07-22T15:43:00Z">
        <w:r w:rsidDel="00A72101">
          <w:rPr>
            <w:noProof/>
          </w:rPr>
          <w:delText>6.</w:delText>
        </w:r>
        <w:r w:rsidDel="00A72101">
          <w:rPr>
            <w:smallCaps w:val="0"/>
            <w:noProof/>
            <w:szCs w:val="22"/>
          </w:rPr>
          <w:tab/>
        </w:r>
        <w:r w:rsidDel="00A72101">
          <w:rPr>
            <w:noProof/>
          </w:rPr>
          <w:delText>Direct Deposit</w:delText>
        </w:r>
        <w:r w:rsidDel="00A72101">
          <w:rPr>
            <w:noProof/>
          </w:rPr>
          <w:tab/>
          <w:delText>7</w:delText>
        </w:r>
      </w:del>
    </w:p>
    <w:p w:rsidR="00A72101" w:rsidDel="00A72101" w:rsidRDefault="00A72101">
      <w:pPr>
        <w:pStyle w:val="TOC2"/>
        <w:tabs>
          <w:tab w:val="left" w:pos="720"/>
          <w:tab w:val="right" w:leader="dot" w:pos="9350"/>
        </w:tabs>
        <w:rPr>
          <w:del w:id="126" w:author=" " w:date="2021-07-22T15:43:00Z"/>
          <w:smallCaps w:val="0"/>
          <w:noProof/>
          <w:szCs w:val="22"/>
        </w:rPr>
      </w:pPr>
      <w:del w:id="127" w:author=" " w:date="2021-07-22T15:43:00Z">
        <w:r w:rsidDel="00A72101">
          <w:rPr>
            <w:noProof/>
          </w:rPr>
          <w:delText xml:space="preserve">7. </w:delText>
        </w:r>
        <w:r w:rsidDel="00A72101">
          <w:rPr>
            <w:smallCaps w:val="0"/>
            <w:noProof/>
            <w:szCs w:val="22"/>
          </w:rPr>
          <w:tab/>
        </w:r>
        <w:r w:rsidDel="00A72101">
          <w:rPr>
            <w:noProof/>
          </w:rPr>
          <w:delText>Incentives</w:delText>
        </w:r>
        <w:r w:rsidDel="00A72101">
          <w:rPr>
            <w:noProof/>
          </w:rPr>
          <w:tab/>
          <w:delText>8</w:delText>
        </w:r>
      </w:del>
    </w:p>
    <w:p w:rsidR="00A72101" w:rsidDel="00A72101" w:rsidRDefault="00A72101" w:rsidP="00A72101">
      <w:pPr>
        <w:pStyle w:val="TOC1"/>
        <w:rPr>
          <w:del w:id="128" w:author=" " w:date="2021-07-22T15:43:00Z"/>
          <w:szCs w:val="22"/>
        </w:rPr>
      </w:pPr>
      <w:del w:id="129" w:author=" " w:date="2021-07-22T15:43:00Z">
        <w:r w:rsidRPr="00C41FAB" w:rsidDel="00A72101">
          <w:delText>COMPLAINT PROCEDURE</w:delText>
        </w:r>
        <w:r w:rsidDel="00A72101">
          <w:tab/>
          <w:delText>9</w:delText>
        </w:r>
      </w:del>
    </w:p>
    <w:p w:rsidR="00A72101" w:rsidDel="00A72101" w:rsidRDefault="00A72101" w:rsidP="00A72101">
      <w:pPr>
        <w:pStyle w:val="TOC1"/>
        <w:rPr>
          <w:del w:id="130" w:author=" " w:date="2021-07-22T15:43:00Z"/>
          <w:szCs w:val="22"/>
        </w:rPr>
      </w:pPr>
      <w:del w:id="131" w:author=" " w:date="2021-07-22T15:43:00Z">
        <w:r w:rsidRPr="00C41FAB" w:rsidDel="00A72101">
          <w:delText>WAGE AND BENEFIT REVIEW</w:delText>
        </w:r>
        <w:r w:rsidDel="00A72101">
          <w:tab/>
          <w:delText>10</w:delText>
        </w:r>
      </w:del>
    </w:p>
    <w:p w:rsidR="00A72101" w:rsidDel="00A72101" w:rsidRDefault="00A72101" w:rsidP="00A72101">
      <w:pPr>
        <w:pStyle w:val="TOC1"/>
        <w:rPr>
          <w:del w:id="132" w:author=" " w:date="2021-07-22T15:43:00Z"/>
          <w:szCs w:val="22"/>
        </w:rPr>
      </w:pPr>
      <w:del w:id="133" w:author=" " w:date="2021-07-22T15:43:00Z">
        <w:r w:rsidRPr="00C41FAB" w:rsidDel="00A72101">
          <w:delText>EMPLOYEE BENEFITS</w:delText>
        </w:r>
        <w:r w:rsidDel="00A72101">
          <w:tab/>
          <w:delText>10</w:delText>
        </w:r>
      </w:del>
    </w:p>
    <w:p w:rsidR="00A72101" w:rsidDel="00A72101" w:rsidRDefault="00A72101">
      <w:pPr>
        <w:pStyle w:val="TOC2"/>
        <w:tabs>
          <w:tab w:val="right" w:leader="dot" w:pos="9350"/>
        </w:tabs>
        <w:rPr>
          <w:del w:id="134" w:author=" " w:date="2021-07-22T15:43:00Z"/>
          <w:smallCaps w:val="0"/>
          <w:noProof/>
          <w:szCs w:val="22"/>
        </w:rPr>
      </w:pPr>
      <w:del w:id="135" w:author=" " w:date="2021-07-22T15:43:00Z">
        <w:r w:rsidDel="00A72101">
          <w:rPr>
            <w:noProof/>
          </w:rPr>
          <w:delText>MEDICAL INSURANCE</w:delText>
        </w:r>
        <w:r w:rsidDel="00A72101">
          <w:rPr>
            <w:noProof/>
          </w:rPr>
          <w:tab/>
          <w:delText>10</w:delText>
        </w:r>
      </w:del>
    </w:p>
    <w:p w:rsidR="00A72101" w:rsidDel="00A72101" w:rsidRDefault="00A72101">
      <w:pPr>
        <w:pStyle w:val="TOC2"/>
        <w:tabs>
          <w:tab w:val="right" w:leader="dot" w:pos="9350"/>
        </w:tabs>
        <w:rPr>
          <w:del w:id="136" w:author=" " w:date="2021-07-22T15:43:00Z"/>
          <w:smallCaps w:val="0"/>
          <w:noProof/>
          <w:szCs w:val="22"/>
        </w:rPr>
      </w:pPr>
      <w:del w:id="137" w:author=" " w:date="2021-07-22T15:43:00Z">
        <w:r w:rsidDel="00A72101">
          <w:rPr>
            <w:noProof/>
          </w:rPr>
          <w:delText>Declining Continuation of Coverage</w:delText>
        </w:r>
        <w:r w:rsidDel="00A72101">
          <w:rPr>
            <w:noProof/>
          </w:rPr>
          <w:tab/>
          <w:delText>11</w:delText>
        </w:r>
      </w:del>
    </w:p>
    <w:p w:rsidR="00A72101" w:rsidDel="00A72101" w:rsidRDefault="00A72101">
      <w:pPr>
        <w:pStyle w:val="TOC2"/>
        <w:tabs>
          <w:tab w:val="right" w:leader="dot" w:pos="9350"/>
        </w:tabs>
        <w:rPr>
          <w:del w:id="138" w:author=" " w:date="2021-07-22T15:43:00Z"/>
          <w:smallCaps w:val="0"/>
          <w:noProof/>
          <w:szCs w:val="22"/>
        </w:rPr>
      </w:pPr>
      <w:del w:id="139" w:author=" " w:date="2021-07-22T15:43:00Z">
        <w:r w:rsidDel="00A72101">
          <w:rPr>
            <w:noProof/>
          </w:rPr>
          <w:delText>Termination of Coverage (COBRA)</w:delText>
        </w:r>
        <w:r w:rsidDel="00A72101">
          <w:rPr>
            <w:noProof/>
          </w:rPr>
          <w:tab/>
          <w:delText>11</w:delText>
        </w:r>
      </w:del>
    </w:p>
    <w:p w:rsidR="00A72101" w:rsidDel="00A72101" w:rsidRDefault="00A72101">
      <w:pPr>
        <w:pStyle w:val="TOC2"/>
        <w:tabs>
          <w:tab w:val="right" w:leader="dot" w:pos="9350"/>
        </w:tabs>
        <w:rPr>
          <w:del w:id="140" w:author=" " w:date="2021-07-22T15:43:00Z"/>
          <w:smallCaps w:val="0"/>
          <w:noProof/>
          <w:szCs w:val="22"/>
        </w:rPr>
      </w:pPr>
      <w:del w:id="141" w:author=" " w:date="2021-07-22T15:43:00Z">
        <w:r w:rsidDel="00A72101">
          <w:rPr>
            <w:noProof/>
          </w:rPr>
          <w:delText>Continuation of Coverage (COBRA)</w:delText>
        </w:r>
        <w:r w:rsidDel="00A72101">
          <w:rPr>
            <w:noProof/>
          </w:rPr>
          <w:tab/>
          <w:delText>12</w:delText>
        </w:r>
      </w:del>
    </w:p>
    <w:p w:rsidR="00A72101" w:rsidDel="00A72101" w:rsidRDefault="00A72101">
      <w:pPr>
        <w:pStyle w:val="TOC2"/>
        <w:tabs>
          <w:tab w:val="right" w:leader="dot" w:pos="9350"/>
        </w:tabs>
        <w:rPr>
          <w:del w:id="142" w:author=" " w:date="2021-07-22T15:43:00Z"/>
          <w:smallCaps w:val="0"/>
          <w:noProof/>
          <w:szCs w:val="22"/>
        </w:rPr>
      </w:pPr>
      <w:del w:id="143" w:author=" " w:date="2021-07-22T15:43:00Z">
        <w:r w:rsidDel="00A72101">
          <w:rPr>
            <w:noProof/>
          </w:rPr>
          <w:delText>Disabled COBRA Participants</w:delText>
        </w:r>
        <w:r w:rsidDel="00A72101">
          <w:rPr>
            <w:noProof/>
          </w:rPr>
          <w:tab/>
          <w:delText>13</w:delText>
        </w:r>
      </w:del>
    </w:p>
    <w:p w:rsidR="00A72101" w:rsidDel="00A72101" w:rsidRDefault="00A72101">
      <w:pPr>
        <w:pStyle w:val="TOC2"/>
        <w:tabs>
          <w:tab w:val="right" w:leader="dot" w:pos="9350"/>
        </w:tabs>
        <w:rPr>
          <w:del w:id="144" w:author=" " w:date="2021-07-22T15:43:00Z"/>
          <w:smallCaps w:val="0"/>
          <w:noProof/>
          <w:szCs w:val="22"/>
        </w:rPr>
      </w:pPr>
      <w:del w:id="145" w:author=" " w:date="2021-07-22T15:43:00Z">
        <w:r w:rsidRPr="00C41FAB" w:rsidDel="00A72101">
          <w:rPr>
            <w:rFonts w:cstheme="minorHAnsi"/>
            <w:noProof/>
          </w:rPr>
          <w:delText>WORKER’S COMPENSATION</w:delText>
        </w:r>
        <w:r w:rsidDel="00A72101">
          <w:rPr>
            <w:noProof/>
          </w:rPr>
          <w:tab/>
          <w:delText>13</w:delText>
        </w:r>
      </w:del>
    </w:p>
    <w:p w:rsidR="00A72101" w:rsidDel="00A72101" w:rsidRDefault="00A72101">
      <w:pPr>
        <w:pStyle w:val="TOC2"/>
        <w:tabs>
          <w:tab w:val="right" w:leader="dot" w:pos="9350"/>
        </w:tabs>
        <w:rPr>
          <w:del w:id="146" w:author=" " w:date="2021-07-22T15:43:00Z"/>
          <w:smallCaps w:val="0"/>
          <w:noProof/>
          <w:szCs w:val="22"/>
        </w:rPr>
      </w:pPr>
      <w:del w:id="147" w:author=" " w:date="2021-07-22T15:43:00Z">
        <w:r w:rsidRPr="00C41FAB" w:rsidDel="00A72101">
          <w:rPr>
            <w:rFonts w:cstheme="minorHAnsi"/>
            <w:noProof/>
          </w:rPr>
          <w:delText>TERM LIFE INSURANCE</w:delText>
        </w:r>
        <w:r w:rsidDel="00A72101">
          <w:rPr>
            <w:noProof/>
          </w:rPr>
          <w:tab/>
          <w:delText>14</w:delText>
        </w:r>
      </w:del>
    </w:p>
    <w:p w:rsidR="00A72101" w:rsidDel="00A72101" w:rsidRDefault="00A72101">
      <w:pPr>
        <w:pStyle w:val="TOC2"/>
        <w:tabs>
          <w:tab w:val="right" w:leader="dot" w:pos="9350"/>
        </w:tabs>
        <w:rPr>
          <w:del w:id="148" w:author=" " w:date="2021-07-22T15:43:00Z"/>
          <w:smallCaps w:val="0"/>
          <w:noProof/>
          <w:szCs w:val="22"/>
        </w:rPr>
      </w:pPr>
      <w:del w:id="149" w:author=" " w:date="2021-07-22T15:43:00Z">
        <w:r w:rsidRPr="00C41FAB" w:rsidDel="00A72101">
          <w:rPr>
            <w:rFonts w:cstheme="minorHAnsi"/>
            <w:noProof/>
          </w:rPr>
          <w:delText>DENTAL AND VISION INSURANCE</w:delText>
        </w:r>
        <w:r w:rsidDel="00A72101">
          <w:rPr>
            <w:noProof/>
          </w:rPr>
          <w:tab/>
          <w:delText>14</w:delText>
        </w:r>
      </w:del>
    </w:p>
    <w:p w:rsidR="00A72101" w:rsidDel="00A72101" w:rsidRDefault="00A72101">
      <w:pPr>
        <w:pStyle w:val="TOC2"/>
        <w:tabs>
          <w:tab w:val="right" w:leader="dot" w:pos="9350"/>
        </w:tabs>
        <w:rPr>
          <w:del w:id="150" w:author=" " w:date="2021-07-22T15:43:00Z"/>
          <w:smallCaps w:val="0"/>
          <w:noProof/>
          <w:szCs w:val="22"/>
        </w:rPr>
      </w:pPr>
      <w:del w:id="151" w:author=" " w:date="2021-07-22T15:43:00Z">
        <w:r w:rsidRPr="00C41FAB" w:rsidDel="00A72101">
          <w:rPr>
            <w:rFonts w:cstheme="minorHAnsi"/>
            <w:noProof/>
          </w:rPr>
          <w:delText>SOCIAL SECURITY</w:delText>
        </w:r>
        <w:r w:rsidDel="00A72101">
          <w:rPr>
            <w:noProof/>
          </w:rPr>
          <w:tab/>
          <w:delText>14</w:delText>
        </w:r>
      </w:del>
    </w:p>
    <w:p w:rsidR="00A72101" w:rsidDel="00A72101" w:rsidRDefault="00A72101">
      <w:pPr>
        <w:pStyle w:val="TOC2"/>
        <w:tabs>
          <w:tab w:val="right" w:leader="dot" w:pos="9350"/>
        </w:tabs>
        <w:rPr>
          <w:del w:id="152" w:author=" " w:date="2021-07-22T15:43:00Z"/>
          <w:smallCaps w:val="0"/>
          <w:noProof/>
          <w:szCs w:val="22"/>
        </w:rPr>
      </w:pPr>
      <w:del w:id="153" w:author=" " w:date="2021-07-22T15:43:00Z">
        <w:r w:rsidRPr="00C41FAB" w:rsidDel="00A72101">
          <w:rPr>
            <w:rFonts w:cstheme="minorHAnsi"/>
            <w:noProof/>
          </w:rPr>
          <w:delText>RETIREMENT</w:delText>
        </w:r>
        <w:r w:rsidDel="00A72101">
          <w:rPr>
            <w:noProof/>
          </w:rPr>
          <w:tab/>
          <w:delText>15</w:delText>
        </w:r>
      </w:del>
    </w:p>
    <w:p w:rsidR="00A72101" w:rsidDel="00A72101" w:rsidRDefault="00A72101">
      <w:pPr>
        <w:pStyle w:val="TOC2"/>
        <w:tabs>
          <w:tab w:val="right" w:leader="dot" w:pos="9350"/>
        </w:tabs>
        <w:rPr>
          <w:del w:id="154" w:author=" " w:date="2021-07-22T15:43:00Z"/>
          <w:smallCaps w:val="0"/>
          <w:noProof/>
          <w:szCs w:val="22"/>
        </w:rPr>
      </w:pPr>
      <w:del w:id="155" w:author=" " w:date="2021-07-22T15:43:00Z">
        <w:r w:rsidRPr="00C41FAB" w:rsidDel="00A72101">
          <w:rPr>
            <w:rFonts w:cstheme="minorHAnsi"/>
            <w:noProof/>
          </w:rPr>
          <w:delText>PERSONAL LEAVE (Sick Leave)</w:delText>
        </w:r>
        <w:r w:rsidDel="00A72101">
          <w:rPr>
            <w:noProof/>
          </w:rPr>
          <w:tab/>
          <w:delText>15</w:delText>
        </w:r>
      </w:del>
    </w:p>
    <w:p w:rsidR="00A72101" w:rsidDel="00A72101" w:rsidRDefault="00A72101">
      <w:pPr>
        <w:pStyle w:val="TOC2"/>
        <w:tabs>
          <w:tab w:val="right" w:leader="dot" w:pos="9350"/>
        </w:tabs>
        <w:rPr>
          <w:del w:id="156" w:author=" " w:date="2021-07-22T15:43:00Z"/>
          <w:smallCaps w:val="0"/>
          <w:noProof/>
          <w:szCs w:val="22"/>
        </w:rPr>
      </w:pPr>
      <w:del w:id="157" w:author=" " w:date="2021-07-22T15:43:00Z">
        <w:r w:rsidRPr="00C41FAB" w:rsidDel="00A72101">
          <w:rPr>
            <w:rFonts w:cstheme="minorHAnsi"/>
            <w:noProof/>
          </w:rPr>
          <w:delText>ANNUAL LEAVE (Vacation)</w:delText>
        </w:r>
        <w:r w:rsidDel="00A72101">
          <w:rPr>
            <w:noProof/>
          </w:rPr>
          <w:tab/>
          <w:delText>16</w:delText>
        </w:r>
      </w:del>
    </w:p>
    <w:p w:rsidR="00A72101" w:rsidDel="00A72101" w:rsidRDefault="00A72101">
      <w:pPr>
        <w:pStyle w:val="TOC2"/>
        <w:tabs>
          <w:tab w:val="right" w:leader="dot" w:pos="9350"/>
        </w:tabs>
        <w:rPr>
          <w:del w:id="158" w:author=" " w:date="2021-07-22T15:43:00Z"/>
          <w:smallCaps w:val="0"/>
          <w:noProof/>
          <w:szCs w:val="22"/>
        </w:rPr>
      </w:pPr>
      <w:del w:id="159" w:author=" " w:date="2021-07-22T15:43:00Z">
        <w:r w:rsidRPr="00C41FAB" w:rsidDel="00A72101">
          <w:rPr>
            <w:rFonts w:eastAsia="Times New Roman"/>
            <w:noProof/>
          </w:rPr>
          <w:delText>Kentucky Pregnant Worker’s Act</w:delText>
        </w:r>
        <w:r w:rsidDel="00A72101">
          <w:rPr>
            <w:noProof/>
          </w:rPr>
          <w:tab/>
          <w:delText>17</w:delText>
        </w:r>
      </w:del>
    </w:p>
    <w:p w:rsidR="00A72101" w:rsidDel="00A72101" w:rsidRDefault="00A72101">
      <w:pPr>
        <w:pStyle w:val="TOC2"/>
        <w:tabs>
          <w:tab w:val="right" w:leader="dot" w:pos="9350"/>
        </w:tabs>
        <w:rPr>
          <w:del w:id="160" w:author=" " w:date="2021-07-22T15:43:00Z"/>
          <w:smallCaps w:val="0"/>
          <w:noProof/>
          <w:szCs w:val="22"/>
        </w:rPr>
      </w:pPr>
      <w:del w:id="161" w:author=" " w:date="2021-07-22T15:43:00Z">
        <w:r w:rsidRPr="00C41FAB" w:rsidDel="00A72101">
          <w:rPr>
            <w:rFonts w:cstheme="minorHAnsi"/>
            <w:noProof/>
          </w:rPr>
          <w:delText>HOLIDAYS</w:delText>
        </w:r>
        <w:r w:rsidDel="00A72101">
          <w:rPr>
            <w:noProof/>
          </w:rPr>
          <w:tab/>
          <w:delText>19</w:delText>
        </w:r>
      </w:del>
    </w:p>
    <w:p w:rsidR="00A72101" w:rsidDel="00A72101" w:rsidRDefault="00A72101">
      <w:pPr>
        <w:pStyle w:val="TOC2"/>
        <w:tabs>
          <w:tab w:val="right" w:leader="dot" w:pos="9350"/>
        </w:tabs>
        <w:rPr>
          <w:del w:id="162" w:author=" " w:date="2021-07-22T15:43:00Z"/>
          <w:smallCaps w:val="0"/>
          <w:noProof/>
          <w:szCs w:val="22"/>
        </w:rPr>
      </w:pPr>
      <w:del w:id="163" w:author=" " w:date="2021-07-22T15:43:00Z">
        <w:r w:rsidRPr="00C41FAB" w:rsidDel="00A72101">
          <w:rPr>
            <w:rFonts w:cstheme="minorHAnsi"/>
            <w:noProof/>
          </w:rPr>
          <w:delText>UNEMPLOYMENT COMPENSATION</w:delText>
        </w:r>
        <w:r w:rsidDel="00A72101">
          <w:rPr>
            <w:noProof/>
          </w:rPr>
          <w:tab/>
          <w:delText>19</w:delText>
        </w:r>
      </w:del>
    </w:p>
    <w:p w:rsidR="00A72101" w:rsidDel="00A72101" w:rsidRDefault="00A72101">
      <w:pPr>
        <w:pStyle w:val="TOC2"/>
        <w:tabs>
          <w:tab w:val="right" w:leader="dot" w:pos="9350"/>
        </w:tabs>
        <w:rPr>
          <w:del w:id="164" w:author=" " w:date="2021-07-22T15:43:00Z"/>
          <w:smallCaps w:val="0"/>
          <w:noProof/>
          <w:szCs w:val="22"/>
        </w:rPr>
      </w:pPr>
      <w:del w:id="165" w:author=" " w:date="2021-07-22T15:43:00Z">
        <w:r w:rsidRPr="00C41FAB" w:rsidDel="00A72101">
          <w:rPr>
            <w:rFonts w:cstheme="minorHAnsi"/>
            <w:noProof/>
          </w:rPr>
          <w:delText>JURY DUTY</w:delText>
        </w:r>
        <w:r w:rsidDel="00A72101">
          <w:rPr>
            <w:noProof/>
          </w:rPr>
          <w:tab/>
          <w:delText>20</w:delText>
        </w:r>
      </w:del>
    </w:p>
    <w:p w:rsidR="00A72101" w:rsidDel="00A72101" w:rsidRDefault="00A72101">
      <w:pPr>
        <w:pStyle w:val="TOC2"/>
        <w:tabs>
          <w:tab w:val="right" w:leader="dot" w:pos="9350"/>
        </w:tabs>
        <w:rPr>
          <w:del w:id="166" w:author=" " w:date="2021-07-22T15:43:00Z"/>
          <w:smallCaps w:val="0"/>
          <w:noProof/>
          <w:szCs w:val="22"/>
        </w:rPr>
      </w:pPr>
      <w:del w:id="167" w:author=" " w:date="2021-07-22T15:43:00Z">
        <w:r w:rsidRPr="00C41FAB" w:rsidDel="00A72101">
          <w:rPr>
            <w:rFonts w:cstheme="minorHAnsi"/>
            <w:noProof/>
          </w:rPr>
          <w:delText>FUNERAL PAY</w:delText>
        </w:r>
        <w:r w:rsidDel="00A72101">
          <w:rPr>
            <w:noProof/>
          </w:rPr>
          <w:tab/>
          <w:delText>20</w:delText>
        </w:r>
      </w:del>
    </w:p>
    <w:p w:rsidR="00A72101" w:rsidDel="00A72101" w:rsidRDefault="00A72101">
      <w:pPr>
        <w:pStyle w:val="TOC2"/>
        <w:tabs>
          <w:tab w:val="right" w:leader="dot" w:pos="9350"/>
        </w:tabs>
        <w:rPr>
          <w:del w:id="168" w:author=" " w:date="2021-07-22T15:43:00Z"/>
          <w:smallCaps w:val="0"/>
          <w:noProof/>
          <w:szCs w:val="22"/>
        </w:rPr>
      </w:pPr>
      <w:del w:id="169" w:author=" " w:date="2021-07-22T15:43:00Z">
        <w:r w:rsidDel="00A72101">
          <w:rPr>
            <w:noProof/>
          </w:rPr>
          <w:delText>MILITARY LEAVE</w:delText>
        </w:r>
        <w:r w:rsidDel="00A72101">
          <w:rPr>
            <w:noProof/>
          </w:rPr>
          <w:tab/>
          <w:delText>21</w:delText>
        </w:r>
      </w:del>
    </w:p>
    <w:p w:rsidR="00A72101" w:rsidDel="00A72101" w:rsidRDefault="00A72101">
      <w:pPr>
        <w:pStyle w:val="TOC2"/>
        <w:tabs>
          <w:tab w:val="right" w:leader="dot" w:pos="9350"/>
        </w:tabs>
        <w:rPr>
          <w:del w:id="170" w:author=" " w:date="2021-07-22T15:43:00Z"/>
          <w:smallCaps w:val="0"/>
          <w:noProof/>
          <w:szCs w:val="22"/>
        </w:rPr>
      </w:pPr>
      <w:del w:id="171" w:author=" " w:date="2021-07-22T15:43:00Z">
        <w:r w:rsidRPr="00C41FAB" w:rsidDel="00A72101">
          <w:rPr>
            <w:rFonts w:cstheme="minorHAnsi"/>
            <w:noProof/>
          </w:rPr>
          <w:delText>FAMILY MEDICAL LEAVE ACT (FMLA)</w:delText>
        </w:r>
        <w:r w:rsidDel="00A72101">
          <w:rPr>
            <w:noProof/>
          </w:rPr>
          <w:tab/>
          <w:delText>21</w:delText>
        </w:r>
      </w:del>
    </w:p>
    <w:p w:rsidR="00A72101" w:rsidDel="00A72101" w:rsidRDefault="00A72101" w:rsidP="00A72101">
      <w:pPr>
        <w:pStyle w:val="TOC1"/>
        <w:rPr>
          <w:del w:id="172" w:author=" " w:date="2021-07-22T15:43:00Z"/>
          <w:szCs w:val="22"/>
        </w:rPr>
      </w:pPr>
      <w:del w:id="173" w:author=" " w:date="2021-07-22T15:43:00Z">
        <w:r w:rsidRPr="00C41FAB" w:rsidDel="00A72101">
          <w:delText>NON- SOLICITATION/DISTRIBUTION OF LITERATURE</w:delText>
        </w:r>
        <w:r w:rsidDel="00A72101">
          <w:tab/>
          <w:delText>23</w:delText>
        </w:r>
      </w:del>
    </w:p>
    <w:p w:rsidR="00A72101" w:rsidDel="00A72101" w:rsidRDefault="00A72101" w:rsidP="00A72101">
      <w:pPr>
        <w:pStyle w:val="TOC1"/>
        <w:rPr>
          <w:del w:id="174" w:author=" " w:date="2021-07-22T15:43:00Z"/>
          <w:szCs w:val="22"/>
        </w:rPr>
      </w:pPr>
      <w:del w:id="175" w:author=" " w:date="2021-07-22T15:43:00Z">
        <w:r w:rsidDel="00A72101">
          <w:delText>Smoking</w:delText>
        </w:r>
        <w:r w:rsidDel="00A72101">
          <w:tab/>
          <w:delText>24</w:delText>
        </w:r>
      </w:del>
    </w:p>
    <w:p w:rsidR="00A72101" w:rsidDel="00A72101" w:rsidRDefault="00A72101" w:rsidP="00A72101">
      <w:pPr>
        <w:pStyle w:val="TOC1"/>
        <w:rPr>
          <w:del w:id="176" w:author=" " w:date="2021-07-22T15:43:00Z"/>
          <w:szCs w:val="22"/>
        </w:rPr>
      </w:pPr>
      <w:del w:id="177" w:author=" " w:date="2021-07-22T15:43:00Z">
        <w:r w:rsidDel="00A72101">
          <w:delText>ATTENDANCE POLICY</w:delText>
        </w:r>
        <w:r w:rsidDel="00A72101">
          <w:tab/>
          <w:delText>24</w:delText>
        </w:r>
      </w:del>
    </w:p>
    <w:p w:rsidR="00A72101" w:rsidDel="00A72101" w:rsidRDefault="00A72101" w:rsidP="00A72101">
      <w:pPr>
        <w:pStyle w:val="TOC1"/>
        <w:rPr>
          <w:del w:id="178" w:author=" " w:date="2021-07-22T15:43:00Z"/>
          <w:szCs w:val="22"/>
        </w:rPr>
      </w:pPr>
      <w:del w:id="179" w:author=" " w:date="2021-07-22T15:43:00Z">
        <w:r w:rsidRPr="00C41FAB" w:rsidDel="00A72101">
          <w:delText>RTEC POLICY PROHIBITING SEXUAL HARASSMENT</w:delText>
        </w:r>
        <w:r w:rsidDel="00A72101">
          <w:tab/>
          <w:delText>26</w:delText>
        </w:r>
      </w:del>
    </w:p>
    <w:p w:rsidR="00A72101" w:rsidDel="00A72101" w:rsidRDefault="00A72101" w:rsidP="00A72101">
      <w:pPr>
        <w:pStyle w:val="TOC1"/>
        <w:rPr>
          <w:del w:id="180" w:author=" " w:date="2021-07-22T15:43:00Z"/>
          <w:szCs w:val="22"/>
        </w:rPr>
      </w:pPr>
      <w:del w:id="181" w:author=" " w:date="2021-07-22T15:43:00Z">
        <w:r w:rsidRPr="00C41FAB" w:rsidDel="00A72101">
          <w:delText>DRESS CODE – Personal Appearance</w:delText>
        </w:r>
        <w:r w:rsidDel="00A72101">
          <w:tab/>
          <w:delText>27</w:delText>
        </w:r>
      </w:del>
    </w:p>
    <w:p w:rsidR="00A72101" w:rsidDel="00A72101" w:rsidRDefault="00A72101">
      <w:pPr>
        <w:pStyle w:val="TOC2"/>
        <w:tabs>
          <w:tab w:val="right" w:leader="dot" w:pos="9350"/>
        </w:tabs>
        <w:rPr>
          <w:del w:id="182" w:author=" " w:date="2021-07-22T15:43:00Z"/>
          <w:smallCaps w:val="0"/>
          <w:noProof/>
          <w:szCs w:val="22"/>
        </w:rPr>
      </w:pPr>
      <w:del w:id="183" w:author=" " w:date="2021-07-22T15:43:00Z">
        <w:r w:rsidRPr="00C41FAB" w:rsidDel="00A72101">
          <w:rPr>
            <w:rFonts w:eastAsia="Times New Roman"/>
            <w:noProof/>
            <w:snapToGrid w:val="0"/>
          </w:rPr>
          <w:delText>Casual Dress Code Guidelines for All Employees</w:delText>
        </w:r>
        <w:r w:rsidDel="00A72101">
          <w:rPr>
            <w:noProof/>
          </w:rPr>
          <w:tab/>
          <w:delText>27</w:delText>
        </w:r>
      </w:del>
    </w:p>
    <w:p w:rsidR="00A72101" w:rsidDel="00A72101" w:rsidRDefault="00A72101">
      <w:pPr>
        <w:pStyle w:val="TOC2"/>
        <w:tabs>
          <w:tab w:val="right" w:leader="dot" w:pos="9350"/>
        </w:tabs>
        <w:rPr>
          <w:del w:id="184" w:author=" " w:date="2021-07-22T15:43:00Z"/>
          <w:smallCaps w:val="0"/>
          <w:noProof/>
          <w:szCs w:val="22"/>
        </w:rPr>
      </w:pPr>
      <w:del w:id="185" w:author=" " w:date="2021-07-22T15:43:00Z">
        <w:r w:rsidDel="00A72101">
          <w:rPr>
            <w:noProof/>
          </w:rPr>
          <w:delText>Moustaches and Beards</w:delText>
        </w:r>
        <w:r w:rsidDel="00A72101">
          <w:rPr>
            <w:noProof/>
          </w:rPr>
          <w:tab/>
          <w:delText>28</w:delText>
        </w:r>
      </w:del>
    </w:p>
    <w:p w:rsidR="00A72101" w:rsidDel="00A72101" w:rsidRDefault="00A72101">
      <w:pPr>
        <w:pStyle w:val="TOC2"/>
        <w:tabs>
          <w:tab w:val="right" w:leader="dot" w:pos="9350"/>
        </w:tabs>
        <w:rPr>
          <w:del w:id="186" w:author=" " w:date="2021-07-22T15:43:00Z"/>
          <w:smallCaps w:val="0"/>
          <w:noProof/>
          <w:szCs w:val="22"/>
        </w:rPr>
      </w:pPr>
      <w:del w:id="187" w:author=" " w:date="2021-07-22T15:43:00Z">
        <w:r w:rsidDel="00A72101">
          <w:rPr>
            <w:noProof/>
          </w:rPr>
          <w:delText>Perfume and Cologne</w:delText>
        </w:r>
        <w:r w:rsidDel="00A72101">
          <w:rPr>
            <w:noProof/>
          </w:rPr>
          <w:tab/>
          <w:delText>28</w:delText>
        </w:r>
      </w:del>
    </w:p>
    <w:p w:rsidR="00A72101" w:rsidDel="00A72101" w:rsidRDefault="00A72101">
      <w:pPr>
        <w:pStyle w:val="TOC2"/>
        <w:tabs>
          <w:tab w:val="right" w:leader="dot" w:pos="9350"/>
        </w:tabs>
        <w:rPr>
          <w:del w:id="188" w:author=" " w:date="2021-07-22T15:43:00Z"/>
          <w:smallCaps w:val="0"/>
          <w:noProof/>
          <w:szCs w:val="22"/>
        </w:rPr>
      </w:pPr>
      <w:del w:id="189" w:author=" " w:date="2021-07-22T15:43:00Z">
        <w:r w:rsidDel="00A72101">
          <w:rPr>
            <w:noProof/>
          </w:rPr>
          <w:delText>Casual</w:delText>
        </w:r>
        <w:r w:rsidRPr="00C41FAB" w:rsidDel="00A72101">
          <w:rPr>
            <w:rFonts w:eastAsia="Times New Roman"/>
            <w:noProof/>
            <w:snapToGrid w:val="0"/>
          </w:rPr>
          <w:delText xml:space="preserve"> Business Attire for Office</w:delText>
        </w:r>
        <w:r w:rsidDel="00A72101">
          <w:rPr>
            <w:noProof/>
          </w:rPr>
          <w:tab/>
          <w:delText>28</w:delText>
        </w:r>
      </w:del>
    </w:p>
    <w:p w:rsidR="00A72101" w:rsidDel="00A72101" w:rsidRDefault="00A72101">
      <w:pPr>
        <w:pStyle w:val="TOC2"/>
        <w:tabs>
          <w:tab w:val="right" w:leader="dot" w:pos="9350"/>
        </w:tabs>
        <w:rPr>
          <w:del w:id="190" w:author=" " w:date="2021-07-22T15:43:00Z"/>
          <w:smallCaps w:val="0"/>
          <w:noProof/>
          <w:szCs w:val="22"/>
        </w:rPr>
      </w:pPr>
      <w:del w:id="191" w:author=" " w:date="2021-07-22T15:43:00Z">
        <w:r w:rsidRPr="00C41FAB" w:rsidDel="00A72101">
          <w:rPr>
            <w:rFonts w:eastAsia="Times New Roman"/>
            <w:noProof/>
            <w:snapToGrid w:val="0"/>
          </w:rPr>
          <w:delText>Transportation Specialists (Drivers)</w:delText>
        </w:r>
        <w:r w:rsidDel="00A72101">
          <w:rPr>
            <w:noProof/>
          </w:rPr>
          <w:tab/>
          <w:delText>29</w:delText>
        </w:r>
      </w:del>
    </w:p>
    <w:p w:rsidR="00A72101" w:rsidDel="00A72101" w:rsidRDefault="00A72101">
      <w:pPr>
        <w:pStyle w:val="TOC2"/>
        <w:tabs>
          <w:tab w:val="right" w:leader="dot" w:pos="9350"/>
        </w:tabs>
        <w:rPr>
          <w:del w:id="192" w:author=" " w:date="2021-07-22T15:43:00Z"/>
          <w:smallCaps w:val="0"/>
          <w:noProof/>
          <w:szCs w:val="22"/>
        </w:rPr>
      </w:pPr>
      <w:del w:id="193" w:author=" " w:date="2021-07-22T15:43:00Z">
        <w:r w:rsidRPr="00C41FAB" w:rsidDel="00A72101">
          <w:rPr>
            <w:rFonts w:eastAsia="Times New Roman"/>
            <w:noProof/>
            <w:snapToGrid w:val="0"/>
          </w:rPr>
          <w:delText>Garage Staff</w:delText>
        </w:r>
        <w:r w:rsidDel="00A72101">
          <w:rPr>
            <w:noProof/>
          </w:rPr>
          <w:tab/>
          <w:delText>29</w:delText>
        </w:r>
      </w:del>
    </w:p>
    <w:p w:rsidR="00A72101" w:rsidDel="00A72101" w:rsidRDefault="00A72101">
      <w:pPr>
        <w:pStyle w:val="TOC2"/>
        <w:tabs>
          <w:tab w:val="right" w:leader="dot" w:pos="9350"/>
        </w:tabs>
        <w:rPr>
          <w:del w:id="194" w:author=" " w:date="2021-07-22T15:43:00Z"/>
          <w:smallCaps w:val="0"/>
          <w:noProof/>
          <w:szCs w:val="22"/>
        </w:rPr>
      </w:pPr>
      <w:del w:id="195" w:author=" " w:date="2021-07-22T15:43:00Z">
        <w:r w:rsidRPr="00C41FAB" w:rsidDel="00A72101">
          <w:rPr>
            <w:rFonts w:eastAsia="Times New Roman"/>
            <w:noProof/>
            <w:snapToGrid w:val="0"/>
          </w:rPr>
          <w:delText>Transportation Technician (Dispatcher)</w:delText>
        </w:r>
        <w:r w:rsidDel="00A72101">
          <w:rPr>
            <w:noProof/>
          </w:rPr>
          <w:tab/>
          <w:delText>29</w:delText>
        </w:r>
      </w:del>
    </w:p>
    <w:p w:rsidR="00A72101" w:rsidDel="00A72101" w:rsidRDefault="00A72101">
      <w:pPr>
        <w:pStyle w:val="TOC2"/>
        <w:tabs>
          <w:tab w:val="right" w:leader="dot" w:pos="9350"/>
        </w:tabs>
        <w:rPr>
          <w:del w:id="196" w:author=" " w:date="2021-07-22T15:43:00Z"/>
          <w:smallCaps w:val="0"/>
          <w:noProof/>
          <w:szCs w:val="22"/>
        </w:rPr>
      </w:pPr>
      <w:del w:id="197" w:author=" " w:date="2021-07-22T15:43:00Z">
        <w:r w:rsidDel="00A72101">
          <w:rPr>
            <w:noProof/>
          </w:rPr>
          <w:delText>CAFETERIA STAFF</w:delText>
        </w:r>
        <w:r w:rsidDel="00A72101">
          <w:rPr>
            <w:noProof/>
          </w:rPr>
          <w:tab/>
          <w:delText>29</w:delText>
        </w:r>
      </w:del>
    </w:p>
    <w:p w:rsidR="00A72101" w:rsidDel="00A72101" w:rsidRDefault="00A72101">
      <w:pPr>
        <w:pStyle w:val="TOC2"/>
        <w:tabs>
          <w:tab w:val="right" w:leader="dot" w:pos="9350"/>
        </w:tabs>
        <w:rPr>
          <w:del w:id="198" w:author=" " w:date="2021-07-22T15:43:00Z"/>
          <w:smallCaps w:val="0"/>
          <w:noProof/>
          <w:szCs w:val="22"/>
        </w:rPr>
      </w:pPr>
      <w:del w:id="199" w:author=" " w:date="2021-07-22T15:43:00Z">
        <w:r w:rsidRPr="00C41FAB" w:rsidDel="00A72101">
          <w:rPr>
            <w:rFonts w:eastAsia="Times New Roman"/>
            <w:noProof/>
            <w:snapToGrid w:val="0"/>
          </w:rPr>
          <w:delText>Other Employees</w:delText>
        </w:r>
        <w:r w:rsidDel="00A72101">
          <w:rPr>
            <w:noProof/>
          </w:rPr>
          <w:tab/>
          <w:delText>30</w:delText>
        </w:r>
      </w:del>
    </w:p>
    <w:p w:rsidR="00A72101" w:rsidDel="00A72101" w:rsidRDefault="00A72101">
      <w:pPr>
        <w:pStyle w:val="TOC2"/>
        <w:tabs>
          <w:tab w:val="right" w:leader="dot" w:pos="9350"/>
        </w:tabs>
        <w:rPr>
          <w:del w:id="200" w:author=" " w:date="2021-07-22T15:43:00Z"/>
          <w:smallCaps w:val="0"/>
          <w:noProof/>
          <w:szCs w:val="22"/>
        </w:rPr>
      </w:pPr>
      <w:del w:id="201" w:author=" " w:date="2021-07-22T15:43:00Z">
        <w:r w:rsidRPr="00C41FAB" w:rsidDel="00A72101">
          <w:rPr>
            <w:rFonts w:eastAsia="Times New Roman"/>
            <w:noProof/>
            <w:snapToGrid w:val="0"/>
          </w:rPr>
          <w:delText>Conclusion</w:delText>
        </w:r>
        <w:r w:rsidDel="00A72101">
          <w:rPr>
            <w:noProof/>
          </w:rPr>
          <w:tab/>
          <w:delText>30</w:delText>
        </w:r>
      </w:del>
    </w:p>
    <w:p w:rsidR="00A72101" w:rsidDel="00A72101" w:rsidRDefault="00A72101">
      <w:pPr>
        <w:pStyle w:val="TOC2"/>
        <w:tabs>
          <w:tab w:val="right" w:leader="dot" w:pos="9350"/>
        </w:tabs>
        <w:rPr>
          <w:del w:id="202" w:author=" " w:date="2021-07-22T15:43:00Z"/>
          <w:smallCaps w:val="0"/>
          <w:noProof/>
          <w:szCs w:val="22"/>
        </w:rPr>
      </w:pPr>
      <w:del w:id="203" w:author=" " w:date="2021-07-22T15:43:00Z">
        <w:r w:rsidRPr="00C41FAB" w:rsidDel="00A72101">
          <w:rPr>
            <w:rFonts w:eastAsia="Times New Roman"/>
            <w:noProof/>
            <w:snapToGrid w:val="0"/>
          </w:rPr>
          <w:delText>Orientation</w:delText>
        </w:r>
        <w:r w:rsidDel="00A72101">
          <w:rPr>
            <w:noProof/>
          </w:rPr>
          <w:tab/>
          <w:delText>30</w:delText>
        </w:r>
      </w:del>
    </w:p>
    <w:p w:rsidR="00A72101" w:rsidDel="00A72101" w:rsidRDefault="00A72101" w:rsidP="00A72101">
      <w:pPr>
        <w:pStyle w:val="TOC1"/>
        <w:rPr>
          <w:del w:id="204" w:author=" " w:date="2021-07-22T15:43:00Z"/>
          <w:szCs w:val="22"/>
        </w:rPr>
      </w:pPr>
      <w:del w:id="205" w:author=" " w:date="2021-07-22T15:43:00Z">
        <w:r w:rsidDel="00A72101">
          <w:delText>RTEC CELL PHONE USE POLICY</w:delText>
        </w:r>
        <w:r w:rsidDel="00A72101">
          <w:tab/>
          <w:delText>31</w:delText>
        </w:r>
      </w:del>
    </w:p>
    <w:p w:rsidR="00A72101" w:rsidDel="00A72101" w:rsidRDefault="00A72101" w:rsidP="00A72101">
      <w:pPr>
        <w:pStyle w:val="TOC1"/>
        <w:rPr>
          <w:del w:id="206" w:author=" " w:date="2021-07-22T15:43:00Z"/>
          <w:szCs w:val="22"/>
        </w:rPr>
      </w:pPr>
      <w:del w:id="207" w:author=" " w:date="2021-07-22T15:43:00Z">
        <w:r w:rsidDel="00A72101">
          <w:delText>RTEC TELEPHONE AND VIDEO SURVEILLANCE POLICY</w:delText>
        </w:r>
        <w:r w:rsidDel="00A72101">
          <w:tab/>
          <w:delText>31</w:delText>
        </w:r>
      </w:del>
    </w:p>
    <w:p w:rsidR="00A72101" w:rsidDel="00A72101" w:rsidRDefault="00A72101" w:rsidP="00A72101">
      <w:pPr>
        <w:pStyle w:val="TOC1"/>
        <w:rPr>
          <w:del w:id="208" w:author=" " w:date="2021-07-22T15:43:00Z"/>
          <w:szCs w:val="22"/>
        </w:rPr>
      </w:pPr>
      <w:del w:id="209" w:author=" " w:date="2021-07-22T15:43:00Z">
        <w:r w:rsidRPr="00C41FAB" w:rsidDel="00A72101">
          <w:rPr>
            <w:rFonts w:cstheme="minorHAnsi"/>
          </w:rPr>
          <w:delText>WORK RULES</w:delText>
        </w:r>
        <w:r w:rsidDel="00A72101">
          <w:tab/>
          <w:delText>31</w:delText>
        </w:r>
      </w:del>
    </w:p>
    <w:p w:rsidR="00A72101" w:rsidDel="00A72101" w:rsidRDefault="00A72101" w:rsidP="00A72101">
      <w:pPr>
        <w:pStyle w:val="TOC1"/>
        <w:rPr>
          <w:del w:id="210" w:author=" " w:date="2021-07-22T15:43:00Z"/>
          <w:szCs w:val="22"/>
        </w:rPr>
      </w:pPr>
      <w:del w:id="211" w:author=" " w:date="2021-07-22T15:43:00Z">
        <w:r w:rsidDel="00A72101">
          <w:delText>SAFETY RULES</w:delText>
        </w:r>
        <w:r w:rsidDel="00A72101">
          <w:tab/>
          <w:delText>35</w:delText>
        </w:r>
      </w:del>
    </w:p>
    <w:p w:rsidR="00A72101" w:rsidDel="00A72101" w:rsidRDefault="00A72101" w:rsidP="00A72101">
      <w:pPr>
        <w:pStyle w:val="TOC1"/>
        <w:rPr>
          <w:del w:id="212" w:author=" " w:date="2021-07-22T15:43:00Z"/>
          <w:szCs w:val="22"/>
        </w:rPr>
      </w:pPr>
      <w:del w:id="213" w:author=" " w:date="2021-07-22T15:43:00Z">
        <w:r w:rsidRPr="00C41FAB" w:rsidDel="00A72101">
          <w:rPr>
            <w:rFonts w:cstheme="minorHAnsi"/>
          </w:rPr>
          <w:delText>CONFIDENTIALITY</w:delText>
        </w:r>
        <w:r w:rsidDel="00A72101">
          <w:tab/>
          <w:delText>38</w:delText>
        </w:r>
      </w:del>
    </w:p>
    <w:p w:rsidR="00A72101" w:rsidDel="00A72101" w:rsidRDefault="00A72101" w:rsidP="00A72101">
      <w:pPr>
        <w:pStyle w:val="TOC1"/>
        <w:rPr>
          <w:del w:id="214" w:author=" " w:date="2021-07-22T15:43:00Z"/>
          <w:szCs w:val="22"/>
        </w:rPr>
      </w:pPr>
      <w:del w:id="215" w:author=" " w:date="2021-07-22T15:43:00Z">
        <w:r w:rsidDel="00A72101">
          <w:delText>PROGRESSIVE DISCIPLINE</w:delText>
        </w:r>
        <w:r w:rsidDel="00A72101">
          <w:tab/>
          <w:delText>39</w:delText>
        </w:r>
      </w:del>
    </w:p>
    <w:p w:rsidR="00A72101" w:rsidDel="00A72101" w:rsidRDefault="00A72101" w:rsidP="00A72101">
      <w:pPr>
        <w:pStyle w:val="TOC1"/>
        <w:rPr>
          <w:del w:id="216" w:author=" " w:date="2021-07-22T15:43:00Z"/>
          <w:szCs w:val="22"/>
        </w:rPr>
      </w:pPr>
      <w:del w:id="217" w:author=" " w:date="2021-07-22T15:43:00Z">
        <w:r w:rsidDel="00A72101">
          <w:delText>DISCIPLINARY GUIDELINES</w:delText>
        </w:r>
        <w:r w:rsidDel="00A72101">
          <w:tab/>
          <w:delText>40</w:delText>
        </w:r>
      </w:del>
    </w:p>
    <w:p w:rsidR="00A72101" w:rsidDel="00A72101" w:rsidRDefault="00A72101" w:rsidP="00A72101">
      <w:pPr>
        <w:pStyle w:val="TOC1"/>
        <w:rPr>
          <w:del w:id="218" w:author=" " w:date="2021-07-22T15:43:00Z"/>
          <w:szCs w:val="22"/>
        </w:rPr>
      </w:pPr>
      <w:del w:id="219" w:author=" " w:date="2021-07-22T15:43:00Z">
        <w:r w:rsidDel="00A72101">
          <w:delText>RTEC Transportation Communication Systems</w:delText>
        </w:r>
        <w:r w:rsidDel="00A72101">
          <w:tab/>
          <w:delText>42</w:delText>
        </w:r>
      </w:del>
    </w:p>
    <w:p w:rsidR="00A72101" w:rsidDel="00A72101" w:rsidRDefault="00A72101" w:rsidP="00A72101">
      <w:pPr>
        <w:pStyle w:val="TOC1"/>
        <w:rPr>
          <w:del w:id="220" w:author=" " w:date="2021-07-22T15:43:00Z"/>
          <w:szCs w:val="22"/>
        </w:rPr>
      </w:pPr>
      <w:del w:id="221" w:author=" " w:date="2021-07-22T15:43:00Z">
        <w:r w:rsidDel="00A72101">
          <w:delText>NEPOTISM AND FRATERNIZATION</w:delText>
        </w:r>
        <w:r w:rsidDel="00A72101">
          <w:tab/>
          <w:delText>43</w:delText>
        </w:r>
      </w:del>
    </w:p>
    <w:p w:rsidR="00A72101" w:rsidDel="00A72101" w:rsidRDefault="00A72101" w:rsidP="00A72101">
      <w:pPr>
        <w:pStyle w:val="TOC1"/>
        <w:rPr>
          <w:del w:id="222" w:author=" " w:date="2021-07-22T15:43:00Z"/>
          <w:szCs w:val="22"/>
        </w:rPr>
      </w:pPr>
      <w:del w:id="223" w:author=" " w:date="2021-07-22T15:43:00Z">
        <w:r w:rsidDel="00A72101">
          <w:delText>VIDEO SURVEILLANCE &amp; AUDIO POLICY/VIDEO AUDIO MAINTENANCE POLICY</w:delText>
        </w:r>
        <w:r w:rsidDel="00A72101">
          <w:tab/>
          <w:delText>43</w:delText>
        </w:r>
      </w:del>
    </w:p>
    <w:p w:rsidR="00A72101" w:rsidDel="00A72101" w:rsidRDefault="00A72101" w:rsidP="00A72101">
      <w:pPr>
        <w:pStyle w:val="TOC1"/>
        <w:rPr>
          <w:del w:id="224" w:author=" " w:date="2021-07-22T15:43:00Z"/>
          <w:szCs w:val="22"/>
        </w:rPr>
      </w:pPr>
      <w:del w:id="225" w:author=" " w:date="2021-07-22T15:43:00Z">
        <w:r w:rsidDel="00A72101">
          <w:delText>EQUAL OPPORTUNITY/AFFIRMATIVE ACTION POLICY STATEMENT</w:delText>
        </w:r>
        <w:r w:rsidDel="00A72101">
          <w:tab/>
          <w:delText>45</w:delText>
        </w:r>
      </w:del>
    </w:p>
    <w:p w:rsidR="00A72101" w:rsidDel="00A72101" w:rsidRDefault="00A72101" w:rsidP="00A72101">
      <w:pPr>
        <w:pStyle w:val="TOC1"/>
        <w:rPr>
          <w:del w:id="226" w:author=" " w:date="2021-07-22T15:43:00Z"/>
          <w:szCs w:val="22"/>
        </w:rPr>
      </w:pPr>
      <w:del w:id="227" w:author=" " w:date="2021-07-22T15:43:00Z">
        <w:r w:rsidRPr="00C41FAB" w:rsidDel="00A72101">
          <w:rPr>
            <w:rFonts w:cstheme="minorHAnsi"/>
          </w:rPr>
          <w:delText>CERTIFICATE OF RECEIPT</w:delText>
        </w:r>
        <w:r w:rsidDel="00A72101">
          <w:tab/>
          <w:delText>48</w:delText>
        </w:r>
      </w:del>
    </w:p>
    <w:p w:rsidR="00D953E8" w:rsidDel="00A72101" w:rsidRDefault="00D953E8">
      <w:pPr>
        <w:pStyle w:val="TOC1"/>
        <w:rPr>
          <w:del w:id="228" w:author=" " w:date="2021-07-22T15:41:00Z"/>
          <w:b w:val="0"/>
          <w:szCs w:val="22"/>
        </w:rPr>
      </w:pPr>
      <w:del w:id="229" w:author=" " w:date="2021-07-22T15:41:00Z">
        <w:r w:rsidRPr="00B91236" w:rsidDel="00A72101">
          <w:rPr>
            <w:rFonts w:cstheme="minorHAnsi"/>
          </w:rPr>
          <w:delText>Introduction</w:delText>
        </w:r>
        <w:r w:rsidDel="00A72101">
          <w:tab/>
          <w:delText>5</w:delText>
        </w:r>
      </w:del>
    </w:p>
    <w:p w:rsidR="00D953E8" w:rsidDel="00A72101" w:rsidRDefault="00D953E8">
      <w:pPr>
        <w:pStyle w:val="TOC1"/>
        <w:rPr>
          <w:del w:id="230" w:author=" " w:date="2021-07-22T15:41:00Z"/>
          <w:b w:val="0"/>
          <w:szCs w:val="22"/>
        </w:rPr>
      </w:pPr>
      <w:del w:id="231" w:author=" " w:date="2021-07-22T15:41:00Z">
        <w:r w:rsidDel="00A72101">
          <w:delText>RTEC’S COMPANY POLICY</w:delText>
        </w:r>
        <w:r w:rsidDel="00A72101">
          <w:tab/>
          <w:delText>6</w:delText>
        </w:r>
      </w:del>
    </w:p>
    <w:p w:rsidR="00D953E8" w:rsidDel="00A72101" w:rsidRDefault="00D953E8">
      <w:pPr>
        <w:pStyle w:val="TOC2"/>
        <w:tabs>
          <w:tab w:val="left" w:pos="720"/>
          <w:tab w:val="right" w:leader="dot" w:pos="9350"/>
        </w:tabs>
        <w:rPr>
          <w:del w:id="232" w:author=" " w:date="2021-07-22T15:41:00Z"/>
          <w:smallCaps w:val="0"/>
          <w:noProof/>
          <w:szCs w:val="22"/>
        </w:rPr>
      </w:pPr>
      <w:del w:id="233" w:author=" " w:date="2021-07-22T15:41:00Z">
        <w:r w:rsidRPr="00B91236" w:rsidDel="00A72101">
          <w:rPr>
            <w:rFonts w:cstheme="minorHAnsi"/>
            <w:noProof/>
          </w:rPr>
          <w:delText>1.</w:delText>
        </w:r>
        <w:r w:rsidDel="00A72101">
          <w:rPr>
            <w:smallCaps w:val="0"/>
            <w:noProof/>
            <w:szCs w:val="22"/>
          </w:rPr>
          <w:tab/>
        </w:r>
        <w:r w:rsidRPr="00B91236" w:rsidDel="00A72101">
          <w:rPr>
            <w:rFonts w:cstheme="minorHAnsi"/>
            <w:noProof/>
          </w:rPr>
          <w:delText>Work Week</w:delText>
        </w:r>
        <w:r w:rsidDel="00A72101">
          <w:rPr>
            <w:noProof/>
          </w:rPr>
          <w:tab/>
          <w:delText>7</w:delText>
        </w:r>
      </w:del>
    </w:p>
    <w:p w:rsidR="00D953E8" w:rsidDel="00A72101" w:rsidRDefault="00D953E8">
      <w:pPr>
        <w:pStyle w:val="TOC2"/>
        <w:tabs>
          <w:tab w:val="left" w:pos="720"/>
          <w:tab w:val="right" w:leader="dot" w:pos="9350"/>
        </w:tabs>
        <w:rPr>
          <w:del w:id="234" w:author=" " w:date="2021-07-22T15:41:00Z"/>
          <w:smallCaps w:val="0"/>
          <w:noProof/>
          <w:szCs w:val="22"/>
        </w:rPr>
      </w:pPr>
      <w:del w:id="235" w:author=" " w:date="2021-07-22T15:41:00Z">
        <w:r w:rsidDel="00A72101">
          <w:rPr>
            <w:noProof/>
          </w:rPr>
          <w:delText>2.</w:delText>
        </w:r>
        <w:r w:rsidDel="00A72101">
          <w:rPr>
            <w:smallCaps w:val="0"/>
            <w:noProof/>
            <w:szCs w:val="22"/>
          </w:rPr>
          <w:tab/>
        </w:r>
        <w:r w:rsidDel="00A72101">
          <w:rPr>
            <w:noProof/>
          </w:rPr>
          <w:delText>Starting Time</w:delText>
        </w:r>
        <w:r w:rsidDel="00A72101">
          <w:rPr>
            <w:noProof/>
          </w:rPr>
          <w:tab/>
          <w:delText>7</w:delText>
        </w:r>
      </w:del>
    </w:p>
    <w:p w:rsidR="00D953E8" w:rsidDel="00A72101" w:rsidRDefault="00D953E8">
      <w:pPr>
        <w:pStyle w:val="TOC2"/>
        <w:tabs>
          <w:tab w:val="left" w:pos="720"/>
          <w:tab w:val="right" w:leader="dot" w:pos="9350"/>
        </w:tabs>
        <w:rPr>
          <w:del w:id="236" w:author=" " w:date="2021-07-22T15:41:00Z"/>
          <w:smallCaps w:val="0"/>
          <w:noProof/>
          <w:szCs w:val="22"/>
        </w:rPr>
      </w:pPr>
      <w:del w:id="237" w:author=" " w:date="2021-07-22T15:41:00Z">
        <w:r w:rsidRPr="00B91236" w:rsidDel="00A72101">
          <w:rPr>
            <w:rFonts w:cstheme="minorHAnsi"/>
            <w:noProof/>
          </w:rPr>
          <w:delText>3.</w:delText>
        </w:r>
        <w:r w:rsidDel="00A72101">
          <w:rPr>
            <w:smallCaps w:val="0"/>
            <w:noProof/>
            <w:szCs w:val="22"/>
          </w:rPr>
          <w:tab/>
        </w:r>
        <w:r w:rsidRPr="00B91236" w:rsidDel="00A72101">
          <w:rPr>
            <w:rFonts w:cstheme="minorHAnsi"/>
            <w:noProof/>
          </w:rPr>
          <w:delText>Overtime Pay</w:delText>
        </w:r>
        <w:r w:rsidDel="00A72101">
          <w:rPr>
            <w:noProof/>
          </w:rPr>
          <w:tab/>
          <w:delText>7</w:delText>
        </w:r>
      </w:del>
    </w:p>
    <w:p w:rsidR="00D953E8" w:rsidDel="00A72101" w:rsidRDefault="00D953E8">
      <w:pPr>
        <w:pStyle w:val="TOC2"/>
        <w:tabs>
          <w:tab w:val="left" w:pos="720"/>
          <w:tab w:val="right" w:leader="dot" w:pos="9350"/>
        </w:tabs>
        <w:rPr>
          <w:del w:id="238" w:author=" " w:date="2021-07-22T15:41:00Z"/>
          <w:smallCaps w:val="0"/>
          <w:noProof/>
          <w:szCs w:val="22"/>
        </w:rPr>
      </w:pPr>
      <w:del w:id="239" w:author=" " w:date="2021-07-22T15:41:00Z">
        <w:r w:rsidRPr="00B91236" w:rsidDel="00A72101">
          <w:rPr>
            <w:rFonts w:cstheme="minorHAnsi"/>
            <w:noProof/>
          </w:rPr>
          <w:delText>4.</w:delText>
        </w:r>
        <w:r w:rsidDel="00A72101">
          <w:rPr>
            <w:smallCaps w:val="0"/>
            <w:noProof/>
            <w:szCs w:val="22"/>
          </w:rPr>
          <w:tab/>
        </w:r>
        <w:r w:rsidRPr="00B91236" w:rsidDel="00A72101">
          <w:rPr>
            <w:rFonts w:cstheme="minorHAnsi"/>
            <w:noProof/>
          </w:rPr>
          <w:delText>Payday</w:delText>
        </w:r>
        <w:r w:rsidDel="00A72101">
          <w:rPr>
            <w:noProof/>
          </w:rPr>
          <w:tab/>
          <w:delText>7</w:delText>
        </w:r>
      </w:del>
    </w:p>
    <w:p w:rsidR="00D953E8" w:rsidDel="00A72101" w:rsidRDefault="00D953E8">
      <w:pPr>
        <w:pStyle w:val="TOC2"/>
        <w:tabs>
          <w:tab w:val="left" w:pos="720"/>
          <w:tab w:val="right" w:leader="dot" w:pos="9350"/>
        </w:tabs>
        <w:rPr>
          <w:del w:id="240" w:author=" " w:date="2021-07-22T15:41:00Z"/>
          <w:smallCaps w:val="0"/>
          <w:noProof/>
          <w:szCs w:val="22"/>
        </w:rPr>
      </w:pPr>
      <w:del w:id="241" w:author=" " w:date="2021-07-22T15:41:00Z">
        <w:r w:rsidRPr="00B91236" w:rsidDel="00A72101">
          <w:rPr>
            <w:rFonts w:cstheme="minorHAnsi"/>
            <w:noProof/>
          </w:rPr>
          <w:delText>5.</w:delText>
        </w:r>
        <w:r w:rsidDel="00A72101">
          <w:rPr>
            <w:smallCaps w:val="0"/>
            <w:noProof/>
            <w:szCs w:val="22"/>
          </w:rPr>
          <w:tab/>
        </w:r>
        <w:r w:rsidRPr="00B91236" w:rsidDel="00A72101">
          <w:rPr>
            <w:rFonts w:cstheme="minorHAnsi"/>
            <w:noProof/>
          </w:rPr>
          <w:delText>Payroll Deductions</w:delText>
        </w:r>
        <w:r w:rsidDel="00A72101">
          <w:rPr>
            <w:noProof/>
          </w:rPr>
          <w:tab/>
          <w:delText>7</w:delText>
        </w:r>
      </w:del>
    </w:p>
    <w:p w:rsidR="00D953E8" w:rsidDel="00A72101" w:rsidRDefault="00D953E8">
      <w:pPr>
        <w:pStyle w:val="TOC2"/>
        <w:tabs>
          <w:tab w:val="left" w:pos="720"/>
          <w:tab w:val="right" w:leader="dot" w:pos="9350"/>
        </w:tabs>
        <w:rPr>
          <w:del w:id="242" w:author=" " w:date="2021-07-22T15:41:00Z"/>
          <w:smallCaps w:val="0"/>
          <w:noProof/>
          <w:szCs w:val="22"/>
        </w:rPr>
      </w:pPr>
      <w:del w:id="243" w:author=" " w:date="2021-07-22T15:41:00Z">
        <w:r w:rsidDel="00A72101">
          <w:rPr>
            <w:noProof/>
          </w:rPr>
          <w:delText>6.</w:delText>
        </w:r>
        <w:r w:rsidDel="00A72101">
          <w:rPr>
            <w:smallCaps w:val="0"/>
            <w:noProof/>
            <w:szCs w:val="22"/>
          </w:rPr>
          <w:tab/>
        </w:r>
        <w:r w:rsidDel="00A72101">
          <w:rPr>
            <w:noProof/>
          </w:rPr>
          <w:delText>Direct Deposit</w:delText>
        </w:r>
        <w:r w:rsidDel="00A72101">
          <w:rPr>
            <w:noProof/>
          </w:rPr>
          <w:tab/>
          <w:delText>7</w:delText>
        </w:r>
      </w:del>
    </w:p>
    <w:p w:rsidR="00D953E8" w:rsidDel="00A72101" w:rsidRDefault="00D953E8">
      <w:pPr>
        <w:pStyle w:val="TOC2"/>
        <w:tabs>
          <w:tab w:val="left" w:pos="720"/>
          <w:tab w:val="right" w:leader="dot" w:pos="9350"/>
        </w:tabs>
        <w:rPr>
          <w:del w:id="244" w:author=" " w:date="2021-07-22T15:41:00Z"/>
          <w:smallCaps w:val="0"/>
          <w:noProof/>
          <w:szCs w:val="22"/>
        </w:rPr>
      </w:pPr>
      <w:del w:id="245" w:author=" " w:date="2021-07-22T15:41:00Z">
        <w:r w:rsidDel="00A72101">
          <w:rPr>
            <w:noProof/>
          </w:rPr>
          <w:delText xml:space="preserve">7. </w:delText>
        </w:r>
        <w:r w:rsidDel="00A72101">
          <w:rPr>
            <w:smallCaps w:val="0"/>
            <w:noProof/>
            <w:szCs w:val="22"/>
          </w:rPr>
          <w:tab/>
        </w:r>
        <w:r w:rsidDel="00A72101">
          <w:rPr>
            <w:noProof/>
          </w:rPr>
          <w:delText>Incentives</w:delText>
        </w:r>
        <w:r w:rsidDel="00A72101">
          <w:rPr>
            <w:noProof/>
          </w:rPr>
          <w:tab/>
          <w:delText>8</w:delText>
        </w:r>
      </w:del>
    </w:p>
    <w:p w:rsidR="00D953E8" w:rsidDel="00A72101" w:rsidRDefault="00D953E8">
      <w:pPr>
        <w:pStyle w:val="TOC1"/>
        <w:rPr>
          <w:del w:id="246" w:author=" " w:date="2021-07-22T15:41:00Z"/>
          <w:b w:val="0"/>
          <w:szCs w:val="22"/>
        </w:rPr>
      </w:pPr>
      <w:del w:id="247" w:author=" " w:date="2021-07-22T15:41:00Z">
        <w:r w:rsidRPr="00B91236" w:rsidDel="00A72101">
          <w:delText>COMPLAINT PROCEDURE</w:delText>
        </w:r>
        <w:r w:rsidDel="00A72101">
          <w:tab/>
          <w:delText>9</w:delText>
        </w:r>
      </w:del>
    </w:p>
    <w:p w:rsidR="00D953E8" w:rsidDel="00A72101" w:rsidRDefault="00D953E8">
      <w:pPr>
        <w:pStyle w:val="TOC1"/>
        <w:rPr>
          <w:del w:id="248" w:author=" " w:date="2021-07-22T15:41:00Z"/>
          <w:b w:val="0"/>
          <w:szCs w:val="22"/>
        </w:rPr>
      </w:pPr>
      <w:del w:id="249" w:author=" " w:date="2021-07-22T15:41:00Z">
        <w:r w:rsidRPr="00B91236" w:rsidDel="00A72101">
          <w:delText>WAGE AND BENEFIT REVIEW</w:delText>
        </w:r>
        <w:r w:rsidDel="00A72101">
          <w:tab/>
          <w:delText>10</w:delText>
        </w:r>
      </w:del>
    </w:p>
    <w:p w:rsidR="00D953E8" w:rsidDel="00A72101" w:rsidRDefault="00D953E8">
      <w:pPr>
        <w:pStyle w:val="TOC1"/>
        <w:rPr>
          <w:del w:id="250" w:author=" " w:date="2021-07-22T15:41:00Z"/>
          <w:b w:val="0"/>
          <w:szCs w:val="22"/>
        </w:rPr>
      </w:pPr>
      <w:del w:id="251" w:author=" " w:date="2021-07-22T15:41:00Z">
        <w:r w:rsidRPr="00B91236" w:rsidDel="00A72101">
          <w:delText>EMPLOYEE BENEFITS</w:delText>
        </w:r>
        <w:r w:rsidDel="00A72101">
          <w:tab/>
          <w:delText>10</w:delText>
        </w:r>
      </w:del>
    </w:p>
    <w:p w:rsidR="00D953E8" w:rsidDel="00A72101" w:rsidRDefault="00D953E8">
      <w:pPr>
        <w:pStyle w:val="TOC2"/>
        <w:tabs>
          <w:tab w:val="right" w:leader="dot" w:pos="9350"/>
        </w:tabs>
        <w:rPr>
          <w:del w:id="252" w:author=" " w:date="2021-07-22T15:41:00Z"/>
          <w:smallCaps w:val="0"/>
          <w:noProof/>
          <w:szCs w:val="22"/>
        </w:rPr>
      </w:pPr>
      <w:del w:id="253" w:author=" " w:date="2021-07-22T15:41:00Z">
        <w:r w:rsidDel="00A72101">
          <w:rPr>
            <w:noProof/>
          </w:rPr>
          <w:delText>MEDICAL INSURANCE</w:delText>
        </w:r>
        <w:r w:rsidDel="00A72101">
          <w:rPr>
            <w:noProof/>
          </w:rPr>
          <w:tab/>
          <w:delText>10</w:delText>
        </w:r>
      </w:del>
    </w:p>
    <w:p w:rsidR="00D953E8" w:rsidDel="00A72101" w:rsidRDefault="00D953E8">
      <w:pPr>
        <w:pStyle w:val="TOC2"/>
        <w:tabs>
          <w:tab w:val="right" w:leader="dot" w:pos="9350"/>
        </w:tabs>
        <w:rPr>
          <w:del w:id="254" w:author=" " w:date="2021-07-22T15:41:00Z"/>
          <w:smallCaps w:val="0"/>
          <w:noProof/>
          <w:szCs w:val="22"/>
        </w:rPr>
      </w:pPr>
      <w:del w:id="255" w:author=" " w:date="2021-07-22T15:41:00Z">
        <w:r w:rsidDel="00A72101">
          <w:rPr>
            <w:noProof/>
          </w:rPr>
          <w:delText>Declining Continuation of Coverage</w:delText>
        </w:r>
        <w:r w:rsidDel="00A72101">
          <w:rPr>
            <w:noProof/>
          </w:rPr>
          <w:tab/>
          <w:delText>11</w:delText>
        </w:r>
      </w:del>
    </w:p>
    <w:p w:rsidR="00D953E8" w:rsidDel="00A72101" w:rsidRDefault="00D953E8">
      <w:pPr>
        <w:pStyle w:val="TOC2"/>
        <w:tabs>
          <w:tab w:val="right" w:leader="dot" w:pos="9350"/>
        </w:tabs>
        <w:rPr>
          <w:del w:id="256" w:author=" " w:date="2021-07-22T15:41:00Z"/>
          <w:smallCaps w:val="0"/>
          <w:noProof/>
          <w:szCs w:val="22"/>
        </w:rPr>
      </w:pPr>
      <w:del w:id="257" w:author=" " w:date="2021-07-22T15:41:00Z">
        <w:r w:rsidDel="00A72101">
          <w:rPr>
            <w:noProof/>
          </w:rPr>
          <w:delText>Termination of Coverage (COBRA)</w:delText>
        </w:r>
        <w:r w:rsidDel="00A72101">
          <w:rPr>
            <w:noProof/>
          </w:rPr>
          <w:tab/>
          <w:delText>11</w:delText>
        </w:r>
      </w:del>
    </w:p>
    <w:p w:rsidR="00D953E8" w:rsidDel="00A72101" w:rsidRDefault="00D953E8">
      <w:pPr>
        <w:pStyle w:val="TOC2"/>
        <w:tabs>
          <w:tab w:val="right" w:leader="dot" w:pos="9350"/>
        </w:tabs>
        <w:rPr>
          <w:del w:id="258" w:author=" " w:date="2021-07-22T15:41:00Z"/>
          <w:smallCaps w:val="0"/>
          <w:noProof/>
          <w:szCs w:val="22"/>
        </w:rPr>
      </w:pPr>
      <w:del w:id="259" w:author=" " w:date="2021-07-22T15:41:00Z">
        <w:r w:rsidDel="00A72101">
          <w:rPr>
            <w:noProof/>
          </w:rPr>
          <w:delText>Continuation of Coverage (COBRA)</w:delText>
        </w:r>
        <w:r w:rsidDel="00A72101">
          <w:rPr>
            <w:noProof/>
          </w:rPr>
          <w:tab/>
          <w:delText>12</w:delText>
        </w:r>
      </w:del>
    </w:p>
    <w:p w:rsidR="00D953E8" w:rsidDel="00A72101" w:rsidRDefault="00D953E8">
      <w:pPr>
        <w:pStyle w:val="TOC2"/>
        <w:tabs>
          <w:tab w:val="right" w:leader="dot" w:pos="9350"/>
        </w:tabs>
        <w:rPr>
          <w:del w:id="260" w:author=" " w:date="2021-07-22T15:41:00Z"/>
          <w:smallCaps w:val="0"/>
          <w:noProof/>
          <w:szCs w:val="22"/>
        </w:rPr>
      </w:pPr>
      <w:del w:id="261" w:author=" " w:date="2021-07-22T15:41:00Z">
        <w:r w:rsidDel="00A72101">
          <w:rPr>
            <w:noProof/>
          </w:rPr>
          <w:delText>Disabled COBRA Participants</w:delText>
        </w:r>
        <w:r w:rsidDel="00A72101">
          <w:rPr>
            <w:noProof/>
          </w:rPr>
          <w:tab/>
          <w:delText>13</w:delText>
        </w:r>
      </w:del>
    </w:p>
    <w:p w:rsidR="00D953E8" w:rsidDel="00A72101" w:rsidRDefault="00D953E8">
      <w:pPr>
        <w:pStyle w:val="TOC2"/>
        <w:tabs>
          <w:tab w:val="right" w:leader="dot" w:pos="9350"/>
        </w:tabs>
        <w:rPr>
          <w:del w:id="262" w:author=" " w:date="2021-07-22T15:41:00Z"/>
          <w:smallCaps w:val="0"/>
          <w:noProof/>
          <w:szCs w:val="22"/>
        </w:rPr>
      </w:pPr>
      <w:del w:id="263" w:author=" " w:date="2021-07-22T15:41:00Z">
        <w:r w:rsidRPr="00B91236" w:rsidDel="00A72101">
          <w:rPr>
            <w:rFonts w:cstheme="minorHAnsi"/>
            <w:noProof/>
          </w:rPr>
          <w:delText>WORKER’S COMPENSATION</w:delText>
        </w:r>
        <w:r w:rsidDel="00A72101">
          <w:rPr>
            <w:noProof/>
          </w:rPr>
          <w:tab/>
          <w:delText>13</w:delText>
        </w:r>
      </w:del>
    </w:p>
    <w:p w:rsidR="00D953E8" w:rsidDel="00A72101" w:rsidRDefault="00D953E8">
      <w:pPr>
        <w:pStyle w:val="TOC2"/>
        <w:tabs>
          <w:tab w:val="right" w:leader="dot" w:pos="9350"/>
        </w:tabs>
        <w:rPr>
          <w:del w:id="264" w:author=" " w:date="2021-07-22T15:41:00Z"/>
          <w:smallCaps w:val="0"/>
          <w:noProof/>
          <w:szCs w:val="22"/>
        </w:rPr>
      </w:pPr>
      <w:del w:id="265" w:author=" " w:date="2021-07-22T15:41:00Z">
        <w:r w:rsidRPr="00B91236" w:rsidDel="00A72101">
          <w:rPr>
            <w:rFonts w:cstheme="minorHAnsi"/>
            <w:noProof/>
          </w:rPr>
          <w:delText>TERM LIFE INSURANCE</w:delText>
        </w:r>
        <w:r w:rsidDel="00A72101">
          <w:rPr>
            <w:noProof/>
          </w:rPr>
          <w:tab/>
          <w:delText>14</w:delText>
        </w:r>
      </w:del>
    </w:p>
    <w:p w:rsidR="00D953E8" w:rsidDel="00A72101" w:rsidRDefault="00D953E8">
      <w:pPr>
        <w:pStyle w:val="TOC2"/>
        <w:tabs>
          <w:tab w:val="right" w:leader="dot" w:pos="9350"/>
        </w:tabs>
        <w:rPr>
          <w:del w:id="266" w:author=" " w:date="2021-07-22T15:41:00Z"/>
          <w:smallCaps w:val="0"/>
          <w:noProof/>
          <w:szCs w:val="22"/>
        </w:rPr>
      </w:pPr>
      <w:del w:id="267" w:author=" " w:date="2021-07-22T15:41:00Z">
        <w:r w:rsidRPr="00B91236" w:rsidDel="00A72101">
          <w:rPr>
            <w:rFonts w:cstheme="minorHAnsi"/>
            <w:noProof/>
          </w:rPr>
          <w:delText>DENTAL AND VISION INSURANCE</w:delText>
        </w:r>
        <w:r w:rsidDel="00A72101">
          <w:rPr>
            <w:noProof/>
          </w:rPr>
          <w:tab/>
          <w:delText>14</w:delText>
        </w:r>
      </w:del>
    </w:p>
    <w:p w:rsidR="00D953E8" w:rsidDel="00A72101" w:rsidRDefault="00D953E8">
      <w:pPr>
        <w:pStyle w:val="TOC2"/>
        <w:tabs>
          <w:tab w:val="right" w:leader="dot" w:pos="9350"/>
        </w:tabs>
        <w:rPr>
          <w:del w:id="268" w:author=" " w:date="2021-07-22T15:41:00Z"/>
          <w:smallCaps w:val="0"/>
          <w:noProof/>
          <w:szCs w:val="22"/>
        </w:rPr>
      </w:pPr>
      <w:del w:id="269" w:author=" " w:date="2021-07-22T15:41:00Z">
        <w:r w:rsidRPr="00B91236" w:rsidDel="00A72101">
          <w:rPr>
            <w:rFonts w:cstheme="minorHAnsi"/>
            <w:noProof/>
          </w:rPr>
          <w:delText>SOCIAL SECURITY</w:delText>
        </w:r>
        <w:r w:rsidDel="00A72101">
          <w:rPr>
            <w:noProof/>
          </w:rPr>
          <w:tab/>
          <w:delText>14</w:delText>
        </w:r>
      </w:del>
    </w:p>
    <w:p w:rsidR="00D953E8" w:rsidDel="00A72101" w:rsidRDefault="00D953E8">
      <w:pPr>
        <w:pStyle w:val="TOC2"/>
        <w:tabs>
          <w:tab w:val="right" w:leader="dot" w:pos="9350"/>
        </w:tabs>
        <w:rPr>
          <w:del w:id="270" w:author=" " w:date="2021-07-22T15:41:00Z"/>
          <w:smallCaps w:val="0"/>
          <w:noProof/>
          <w:szCs w:val="22"/>
        </w:rPr>
      </w:pPr>
      <w:del w:id="271" w:author=" " w:date="2021-07-22T15:41:00Z">
        <w:r w:rsidRPr="00B91236" w:rsidDel="00A72101">
          <w:rPr>
            <w:rFonts w:cstheme="minorHAnsi"/>
            <w:noProof/>
          </w:rPr>
          <w:delText>RETIREMENT</w:delText>
        </w:r>
        <w:r w:rsidDel="00A72101">
          <w:rPr>
            <w:noProof/>
          </w:rPr>
          <w:tab/>
          <w:delText>15</w:delText>
        </w:r>
      </w:del>
    </w:p>
    <w:p w:rsidR="00D953E8" w:rsidDel="00A72101" w:rsidRDefault="00D953E8">
      <w:pPr>
        <w:pStyle w:val="TOC2"/>
        <w:tabs>
          <w:tab w:val="right" w:leader="dot" w:pos="9350"/>
        </w:tabs>
        <w:rPr>
          <w:del w:id="272" w:author=" " w:date="2021-07-22T15:41:00Z"/>
          <w:smallCaps w:val="0"/>
          <w:noProof/>
          <w:szCs w:val="22"/>
        </w:rPr>
      </w:pPr>
      <w:del w:id="273" w:author=" " w:date="2021-07-22T15:41:00Z">
        <w:r w:rsidRPr="00B91236" w:rsidDel="00A72101">
          <w:rPr>
            <w:rFonts w:cstheme="minorHAnsi"/>
            <w:noProof/>
          </w:rPr>
          <w:delText>PERSONAL LEAVE (Sick Leave)</w:delText>
        </w:r>
        <w:r w:rsidDel="00A72101">
          <w:rPr>
            <w:noProof/>
          </w:rPr>
          <w:tab/>
          <w:delText>15</w:delText>
        </w:r>
      </w:del>
    </w:p>
    <w:p w:rsidR="00D953E8" w:rsidDel="00A72101" w:rsidRDefault="00D953E8">
      <w:pPr>
        <w:pStyle w:val="TOC2"/>
        <w:tabs>
          <w:tab w:val="right" w:leader="dot" w:pos="9350"/>
        </w:tabs>
        <w:rPr>
          <w:del w:id="274" w:author=" " w:date="2021-07-22T15:41:00Z"/>
          <w:smallCaps w:val="0"/>
          <w:noProof/>
          <w:szCs w:val="22"/>
        </w:rPr>
      </w:pPr>
      <w:del w:id="275" w:author=" " w:date="2021-07-22T15:41:00Z">
        <w:r w:rsidRPr="00B91236" w:rsidDel="00A72101">
          <w:rPr>
            <w:rFonts w:cstheme="minorHAnsi"/>
            <w:noProof/>
          </w:rPr>
          <w:delText>ANNUAL LEAVE (Vacation)</w:delText>
        </w:r>
        <w:r w:rsidDel="00A72101">
          <w:rPr>
            <w:noProof/>
          </w:rPr>
          <w:tab/>
          <w:delText>16</w:delText>
        </w:r>
      </w:del>
    </w:p>
    <w:p w:rsidR="00D953E8" w:rsidDel="00A72101" w:rsidRDefault="00D953E8">
      <w:pPr>
        <w:pStyle w:val="TOC2"/>
        <w:tabs>
          <w:tab w:val="right" w:leader="dot" w:pos="9350"/>
        </w:tabs>
        <w:rPr>
          <w:del w:id="276" w:author=" " w:date="2021-07-22T15:41:00Z"/>
          <w:smallCaps w:val="0"/>
          <w:noProof/>
          <w:szCs w:val="22"/>
        </w:rPr>
      </w:pPr>
      <w:del w:id="277" w:author=" " w:date="2021-07-22T15:41:00Z">
        <w:r w:rsidRPr="00B91236" w:rsidDel="00A72101">
          <w:rPr>
            <w:rFonts w:eastAsia="Times New Roman"/>
            <w:noProof/>
          </w:rPr>
          <w:delText>Kentucky Pregnant Worker’s Act</w:delText>
        </w:r>
        <w:r w:rsidDel="00A72101">
          <w:rPr>
            <w:noProof/>
          </w:rPr>
          <w:tab/>
          <w:delText>17</w:delText>
        </w:r>
      </w:del>
    </w:p>
    <w:p w:rsidR="00D953E8" w:rsidDel="00A72101" w:rsidRDefault="00D953E8">
      <w:pPr>
        <w:pStyle w:val="TOC2"/>
        <w:tabs>
          <w:tab w:val="right" w:leader="dot" w:pos="9350"/>
        </w:tabs>
        <w:rPr>
          <w:del w:id="278" w:author=" " w:date="2021-07-22T15:41:00Z"/>
          <w:smallCaps w:val="0"/>
          <w:noProof/>
          <w:szCs w:val="22"/>
        </w:rPr>
      </w:pPr>
      <w:del w:id="279" w:author=" " w:date="2021-07-22T15:41:00Z">
        <w:r w:rsidRPr="00B91236" w:rsidDel="00A72101">
          <w:rPr>
            <w:rFonts w:cstheme="minorHAnsi"/>
            <w:noProof/>
          </w:rPr>
          <w:delText>HOLIDAYS</w:delText>
        </w:r>
        <w:r w:rsidDel="00A72101">
          <w:rPr>
            <w:noProof/>
          </w:rPr>
          <w:tab/>
          <w:delText>19</w:delText>
        </w:r>
      </w:del>
    </w:p>
    <w:p w:rsidR="00D953E8" w:rsidDel="00A72101" w:rsidRDefault="00D953E8">
      <w:pPr>
        <w:pStyle w:val="TOC2"/>
        <w:tabs>
          <w:tab w:val="right" w:leader="dot" w:pos="9350"/>
        </w:tabs>
        <w:rPr>
          <w:del w:id="280" w:author=" " w:date="2021-07-22T15:41:00Z"/>
          <w:smallCaps w:val="0"/>
          <w:noProof/>
          <w:szCs w:val="22"/>
        </w:rPr>
      </w:pPr>
      <w:del w:id="281" w:author=" " w:date="2021-07-22T15:41:00Z">
        <w:r w:rsidRPr="00B91236" w:rsidDel="00A72101">
          <w:rPr>
            <w:rFonts w:cstheme="minorHAnsi"/>
            <w:noProof/>
          </w:rPr>
          <w:delText>UNEMPLOYMENT COMPENSATION</w:delText>
        </w:r>
        <w:r w:rsidDel="00A72101">
          <w:rPr>
            <w:noProof/>
          </w:rPr>
          <w:tab/>
          <w:delText>19</w:delText>
        </w:r>
      </w:del>
    </w:p>
    <w:p w:rsidR="00D953E8" w:rsidDel="00A72101" w:rsidRDefault="00D953E8">
      <w:pPr>
        <w:pStyle w:val="TOC2"/>
        <w:tabs>
          <w:tab w:val="right" w:leader="dot" w:pos="9350"/>
        </w:tabs>
        <w:rPr>
          <w:del w:id="282" w:author=" " w:date="2021-07-22T15:41:00Z"/>
          <w:smallCaps w:val="0"/>
          <w:noProof/>
          <w:szCs w:val="22"/>
        </w:rPr>
      </w:pPr>
      <w:del w:id="283" w:author=" " w:date="2021-07-22T15:41:00Z">
        <w:r w:rsidRPr="00B91236" w:rsidDel="00A72101">
          <w:rPr>
            <w:rFonts w:cstheme="minorHAnsi"/>
            <w:noProof/>
          </w:rPr>
          <w:delText>JURY DUTY</w:delText>
        </w:r>
        <w:r w:rsidDel="00A72101">
          <w:rPr>
            <w:noProof/>
          </w:rPr>
          <w:tab/>
          <w:delText>20</w:delText>
        </w:r>
      </w:del>
    </w:p>
    <w:p w:rsidR="00D953E8" w:rsidDel="00A72101" w:rsidRDefault="00D953E8">
      <w:pPr>
        <w:pStyle w:val="TOC2"/>
        <w:tabs>
          <w:tab w:val="right" w:leader="dot" w:pos="9350"/>
        </w:tabs>
        <w:rPr>
          <w:del w:id="284" w:author=" " w:date="2021-07-22T15:41:00Z"/>
          <w:smallCaps w:val="0"/>
          <w:noProof/>
          <w:szCs w:val="22"/>
        </w:rPr>
      </w:pPr>
      <w:del w:id="285" w:author=" " w:date="2021-07-22T15:41:00Z">
        <w:r w:rsidRPr="00B91236" w:rsidDel="00A72101">
          <w:rPr>
            <w:rFonts w:cstheme="minorHAnsi"/>
            <w:noProof/>
          </w:rPr>
          <w:delText>FUNERAL PAY</w:delText>
        </w:r>
        <w:r w:rsidDel="00A72101">
          <w:rPr>
            <w:noProof/>
          </w:rPr>
          <w:tab/>
          <w:delText>20</w:delText>
        </w:r>
      </w:del>
    </w:p>
    <w:p w:rsidR="00D953E8" w:rsidDel="00A72101" w:rsidRDefault="00D953E8">
      <w:pPr>
        <w:pStyle w:val="TOC2"/>
        <w:tabs>
          <w:tab w:val="right" w:leader="dot" w:pos="9350"/>
        </w:tabs>
        <w:rPr>
          <w:del w:id="286" w:author=" " w:date="2021-07-22T15:41:00Z"/>
          <w:smallCaps w:val="0"/>
          <w:noProof/>
          <w:szCs w:val="22"/>
        </w:rPr>
      </w:pPr>
      <w:del w:id="287" w:author=" " w:date="2021-07-22T15:41:00Z">
        <w:r w:rsidDel="00A72101">
          <w:rPr>
            <w:noProof/>
          </w:rPr>
          <w:delText>MILITARY LEAVE</w:delText>
        </w:r>
        <w:r w:rsidDel="00A72101">
          <w:rPr>
            <w:noProof/>
          </w:rPr>
          <w:tab/>
          <w:delText>21</w:delText>
        </w:r>
      </w:del>
    </w:p>
    <w:p w:rsidR="00D953E8" w:rsidDel="00A72101" w:rsidRDefault="00D953E8">
      <w:pPr>
        <w:pStyle w:val="TOC2"/>
        <w:tabs>
          <w:tab w:val="right" w:leader="dot" w:pos="9350"/>
        </w:tabs>
        <w:rPr>
          <w:del w:id="288" w:author=" " w:date="2021-07-22T15:41:00Z"/>
          <w:smallCaps w:val="0"/>
          <w:noProof/>
          <w:szCs w:val="22"/>
        </w:rPr>
      </w:pPr>
      <w:del w:id="289" w:author=" " w:date="2021-07-22T15:41:00Z">
        <w:r w:rsidRPr="00B91236" w:rsidDel="00A72101">
          <w:rPr>
            <w:rFonts w:cstheme="minorHAnsi"/>
            <w:noProof/>
          </w:rPr>
          <w:delText>FAMILY MEDICAL LEAVE ACT (FMLA)</w:delText>
        </w:r>
        <w:r w:rsidDel="00A72101">
          <w:rPr>
            <w:noProof/>
          </w:rPr>
          <w:tab/>
          <w:delText>21</w:delText>
        </w:r>
      </w:del>
    </w:p>
    <w:p w:rsidR="00D953E8" w:rsidDel="00A72101" w:rsidRDefault="00D953E8">
      <w:pPr>
        <w:pStyle w:val="TOC1"/>
        <w:rPr>
          <w:del w:id="290" w:author=" " w:date="2021-07-22T15:41:00Z"/>
          <w:b w:val="0"/>
          <w:szCs w:val="22"/>
        </w:rPr>
      </w:pPr>
      <w:del w:id="291" w:author=" " w:date="2021-07-22T15:41:00Z">
        <w:r w:rsidRPr="00B91236" w:rsidDel="00A72101">
          <w:delText>NON- SOLICITATION/DISTRIBUTION OF LITERATURE</w:delText>
        </w:r>
        <w:r w:rsidDel="00A72101">
          <w:tab/>
          <w:delText>23</w:delText>
        </w:r>
      </w:del>
    </w:p>
    <w:p w:rsidR="00D953E8" w:rsidDel="00A72101" w:rsidRDefault="00D953E8">
      <w:pPr>
        <w:pStyle w:val="TOC1"/>
        <w:rPr>
          <w:del w:id="292" w:author=" " w:date="2021-07-22T15:41:00Z"/>
          <w:b w:val="0"/>
          <w:szCs w:val="22"/>
        </w:rPr>
      </w:pPr>
      <w:del w:id="293" w:author=" " w:date="2021-07-22T15:41:00Z">
        <w:r w:rsidDel="00A72101">
          <w:delText>Smoking</w:delText>
        </w:r>
        <w:r w:rsidDel="00A72101">
          <w:tab/>
          <w:delText>24</w:delText>
        </w:r>
      </w:del>
    </w:p>
    <w:p w:rsidR="00D953E8" w:rsidDel="00A72101" w:rsidRDefault="00D953E8">
      <w:pPr>
        <w:pStyle w:val="TOC1"/>
        <w:rPr>
          <w:del w:id="294" w:author=" " w:date="2021-07-22T15:41:00Z"/>
          <w:b w:val="0"/>
          <w:szCs w:val="22"/>
        </w:rPr>
      </w:pPr>
      <w:del w:id="295" w:author=" " w:date="2021-07-22T15:41:00Z">
        <w:r w:rsidDel="00A72101">
          <w:delText>ATTENDANCE POLICY</w:delText>
        </w:r>
        <w:r w:rsidDel="00A72101">
          <w:tab/>
          <w:delText>24</w:delText>
        </w:r>
      </w:del>
    </w:p>
    <w:p w:rsidR="00D953E8" w:rsidDel="00A72101" w:rsidRDefault="00D953E8">
      <w:pPr>
        <w:pStyle w:val="TOC1"/>
        <w:rPr>
          <w:del w:id="296" w:author=" " w:date="2021-07-22T15:41:00Z"/>
          <w:b w:val="0"/>
          <w:szCs w:val="22"/>
        </w:rPr>
      </w:pPr>
      <w:del w:id="297" w:author=" " w:date="2021-07-22T15:41:00Z">
        <w:r w:rsidRPr="00B91236" w:rsidDel="00A72101">
          <w:delText>RTEC POLICY PROHIBITING SEXUAL HARASSMENT</w:delText>
        </w:r>
        <w:r w:rsidDel="00A72101">
          <w:tab/>
          <w:delText>26</w:delText>
        </w:r>
      </w:del>
    </w:p>
    <w:p w:rsidR="00D953E8" w:rsidDel="00A72101" w:rsidRDefault="00D953E8">
      <w:pPr>
        <w:pStyle w:val="TOC1"/>
        <w:rPr>
          <w:del w:id="298" w:author=" " w:date="2021-07-22T15:41:00Z"/>
          <w:b w:val="0"/>
          <w:szCs w:val="22"/>
        </w:rPr>
      </w:pPr>
      <w:del w:id="299" w:author=" " w:date="2021-07-22T15:41:00Z">
        <w:r w:rsidRPr="00B91236" w:rsidDel="00A72101">
          <w:delText>DRESS CODE – Personal Appearance</w:delText>
        </w:r>
        <w:r w:rsidDel="00A72101">
          <w:tab/>
          <w:delText>27</w:delText>
        </w:r>
      </w:del>
    </w:p>
    <w:p w:rsidR="00D953E8" w:rsidDel="00A72101" w:rsidRDefault="00D953E8">
      <w:pPr>
        <w:pStyle w:val="TOC2"/>
        <w:tabs>
          <w:tab w:val="right" w:leader="dot" w:pos="9350"/>
        </w:tabs>
        <w:rPr>
          <w:del w:id="300" w:author=" " w:date="2021-07-22T15:41:00Z"/>
          <w:smallCaps w:val="0"/>
          <w:noProof/>
          <w:szCs w:val="22"/>
        </w:rPr>
      </w:pPr>
      <w:del w:id="301" w:author=" " w:date="2021-07-22T15:41:00Z">
        <w:r w:rsidRPr="00B91236" w:rsidDel="00A72101">
          <w:rPr>
            <w:rFonts w:eastAsia="Times New Roman"/>
            <w:noProof/>
            <w:snapToGrid w:val="0"/>
          </w:rPr>
          <w:delText>Casual Dress Code Guidelines for All Employees</w:delText>
        </w:r>
        <w:r w:rsidDel="00A72101">
          <w:rPr>
            <w:noProof/>
          </w:rPr>
          <w:tab/>
          <w:delText>27</w:delText>
        </w:r>
      </w:del>
    </w:p>
    <w:p w:rsidR="00D953E8" w:rsidDel="00A72101" w:rsidRDefault="00D953E8">
      <w:pPr>
        <w:pStyle w:val="TOC2"/>
        <w:tabs>
          <w:tab w:val="right" w:leader="dot" w:pos="9350"/>
        </w:tabs>
        <w:rPr>
          <w:del w:id="302" w:author=" " w:date="2021-07-22T15:41:00Z"/>
          <w:smallCaps w:val="0"/>
          <w:noProof/>
          <w:szCs w:val="22"/>
        </w:rPr>
      </w:pPr>
      <w:del w:id="303" w:author=" " w:date="2021-07-22T15:41:00Z">
        <w:r w:rsidDel="00A72101">
          <w:rPr>
            <w:noProof/>
          </w:rPr>
          <w:delText>Moustaches and Beards</w:delText>
        </w:r>
        <w:r w:rsidDel="00A72101">
          <w:rPr>
            <w:noProof/>
          </w:rPr>
          <w:tab/>
          <w:delText>28</w:delText>
        </w:r>
      </w:del>
    </w:p>
    <w:p w:rsidR="00D953E8" w:rsidDel="00A72101" w:rsidRDefault="00D953E8">
      <w:pPr>
        <w:pStyle w:val="TOC2"/>
        <w:tabs>
          <w:tab w:val="right" w:leader="dot" w:pos="9350"/>
        </w:tabs>
        <w:rPr>
          <w:del w:id="304" w:author=" " w:date="2021-07-22T15:41:00Z"/>
          <w:smallCaps w:val="0"/>
          <w:noProof/>
          <w:szCs w:val="22"/>
        </w:rPr>
      </w:pPr>
      <w:del w:id="305" w:author=" " w:date="2021-07-22T15:41:00Z">
        <w:r w:rsidDel="00A72101">
          <w:rPr>
            <w:noProof/>
          </w:rPr>
          <w:delText>Perfume and Cologne</w:delText>
        </w:r>
        <w:r w:rsidDel="00A72101">
          <w:rPr>
            <w:noProof/>
          </w:rPr>
          <w:tab/>
          <w:delText>28</w:delText>
        </w:r>
      </w:del>
    </w:p>
    <w:p w:rsidR="00D953E8" w:rsidDel="00A72101" w:rsidRDefault="00D953E8">
      <w:pPr>
        <w:pStyle w:val="TOC2"/>
        <w:tabs>
          <w:tab w:val="right" w:leader="dot" w:pos="9350"/>
        </w:tabs>
        <w:rPr>
          <w:del w:id="306" w:author=" " w:date="2021-07-22T15:41:00Z"/>
          <w:smallCaps w:val="0"/>
          <w:noProof/>
          <w:szCs w:val="22"/>
        </w:rPr>
      </w:pPr>
      <w:del w:id="307" w:author=" " w:date="2021-07-22T15:41:00Z">
        <w:r w:rsidDel="00A72101">
          <w:rPr>
            <w:noProof/>
          </w:rPr>
          <w:delText>Casual</w:delText>
        </w:r>
        <w:r w:rsidRPr="00B91236" w:rsidDel="00A72101">
          <w:rPr>
            <w:rFonts w:eastAsia="Times New Roman"/>
            <w:noProof/>
            <w:snapToGrid w:val="0"/>
          </w:rPr>
          <w:delText xml:space="preserve"> Business Attire for Office</w:delText>
        </w:r>
        <w:r w:rsidDel="00A72101">
          <w:rPr>
            <w:noProof/>
          </w:rPr>
          <w:tab/>
          <w:delText>28</w:delText>
        </w:r>
      </w:del>
    </w:p>
    <w:p w:rsidR="00D953E8" w:rsidDel="00A72101" w:rsidRDefault="00D953E8">
      <w:pPr>
        <w:pStyle w:val="TOC2"/>
        <w:tabs>
          <w:tab w:val="right" w:leader="dot" w:pos="9350"/>
        </w:tabs>
        <w:rPr>
          <w:del w:id="308" w:author=" " w:date="2021-07-22T15:41:00Z"/>
          <w:smallCaps w:val="0"/>
          <w:noProof/>
          <w:szCs w:val="22"/>
        </w:rPr>
      </w:pPr>
      <w:del w:id="309" w:author=" " w:date="2021-07-22T15:41:00Z">
        <w:r w:rsidRPr="00B91236" w:rsidDel="00A72101">
          <w:rPr>
            <w:rFonts w:eastAsia="Times New Roman"/>
            <w:noProof/>
            <w:snapToGrid w:val="0"/>
          </w:rPr>
          <w:delText>Transportation Specialists (Drivers)</w:delText>
        </w:r>
        <w:r w:rsidDel="00A72101">
          <w:rPr>
            <w:noProof/>
          </w:rPr>
          <w:tab/>
          <w:delText>29</w:delText>
        </w:r>
      </w:del>
    </w:p>
    <w:p w:rsidR="00D953E8" w:rsidDel="00A72101" w:rsidRDefault="00D953E8">
      <w:pPr>
        <w:pStyle w:val="TOC2"/>
        <w:tabs>
          <w:tab w:val="right" w:leader="dot" w:pos="9350"/>
        </w:tabs>
        <w:rPr>
          <w:del w:id="310" w:author=" " w:date="2021-07-22T15:41:00Z"/>
          <w:smallCaps w:val="0"/>
          <w:noProof/>
          <w:szCs w:val="22"/>
        </w:rPr>
      </w:pPr>
      <w:del w:id="311" w:author=" " w:date="2021-07-22T15:41:00Z">
        <w:r w:rsidRPr="00B91236" w:rsidDel="00A72101">
          <w:rPr>
            <w:rFonts w:eastAsia="Times New Roman"/>
            <w:noProof/>
            <w:snapToGrid w:val="0"/>
          </w:rPr>
          <w:delText>Garage Staff</w:delText>
        </w:r>
        <w:r w:rsidDel="00A72101">
          <w:rPr>
            <w:noProof/>
          </w:rPr>
          <w:tab/>
          <w:delText>29</w:delText>
        </w:r>
      </w:del>
    </w:p>
    <w:p w:rsidR="00D953E8" w:rsidDel="00A72101" w:rsidRDefault="00D953E8">
      <w:pPr>
        <w:pStyle w:val="TOC2"/>
        <w:tabs>
          <w:tab w:val="right" w:leader="dot" w:pos="9350"/>
        </w:tabs>
        <w:rPr>
          <w:del w:id="312" w:author=" " w:date="2021-07-22T15:41:00Z"/>
          <w:smallCaps w:val="0"/>
          <w:noProof/>
          <w:szCs w:val="22"/>
        </w:rPr>
      </w:pPr>
      <w:del w:id="313" w:author=" " w:date="2021-07-22T15:41:00Z">
        <w:r w:rsidRPr="00B91236" w:rsidDel="00A72101">
          <w:rPr>
            <w:rFonts w:eastAsia="Times New Roman"/>
            <w:noProof/>
            <w:snapToGrid w:val="0"/>
          </w:rPr>
          <w:delText>Transportation Technician (Dispatcher)</w:delText>
        </w:r>
        <w:r w:rsidDel="00A72101">
          <w:rPr>
            <w:noProof/>
          </w:rPr>
          <w:tab/>
          <w:delText>29</w:delText>
        </w:r>
      </w:del>
    </w:p>
    <w:p w:rsidR="00D953E8" w:rsidDel="00A72101" w:rsidRDefault="00D953E8">
      <w:pPr>
        <w:pStyle w:val="TOC2"/>
        <w:tabs>
          <w:tab w:val="right" w:leader="dot" w:pos="9350"/>
        </w:tabs>
        <w:rPr>
          <w:del w:id="314" w:author=" " w:date="2021-07-22T15:41:00Z"/>
          <w:smallCaps w:val="0"/>
          <w:noProof/>
          <w:szCs w:val="22"/>
        </w:rPr>
      </w:pPr>
      <w:del w:id="315" w:author=" " w:date="2021-07-22T15:41:00Z">
        <w:r w:rsidDel="00A72101">
          <w:rPr>
            <w:noProof/>
          </w:rPr>
          <w:delText>CAFETERIA STAFF</w:delText>
        </w:r>
        <w:r w:rsidDel="00A72101">
          <w:rPr>
            <w:noProof/>
          </w:rPr>
          <w:tab/>
          <w:delText>29</w:delText>
        </w:r>
      </w:del>
    </w:p>
    <w:p w:rsidR="00D953E8" w:rsidDel="00A72101" w:rsidRDefault="00D953E8">
      <w:pPr>
        <w:pStyle w:val="TOC2"/>
        <w:tabs>
          <w:tab w:val="right" w:leader="dot" w:pos="9350"/>
        </w:tabs>
        <w:rPr>
          <w:del w:id="316" w:author=" " w:date="2021-07-22T15:41:00Z"/>
          <w:smallCaps w:val="0"/>
          <w:noProof/>
          <w:szCs w:val="22"/>
        </w:rPr>
      </w:pPr>
      <w:del w:id="317" w:author=" " w:date="2021-07-22T15:41:00Z">
        <w:r w:rsidRPr="00B91236" w:rsidDel="00A72101">
          <w:rPr>
            <w:rFonts w:eastAsia="Times New Roman"/>
            <w:noProof/>
            <w:snapToGrid w:val="0"/>
          </w:rPr>
          <w:delText>Other Employees</w:delText>
        </w:r>
        <w:r w:rsidDel="00A72101">
          <w:rPr>
            <w:noProof/>
          </w:rPr>
          <w:tab/>
          <w:delText>30</w:delText>
        </w:r>
      </w:del>
    </w:p>
    <w:p w:rsidR="00D953E8" w:rsidDel="00A72101" w:rsidRDefault="00D953E8">
      <w:pPr>
        <w:pStyle w:val="TOC2"/>
        <w:tabs>
          <w:tab w:val="right" w:leader="dot" w:pos="9350"/>
        </w:tabs>
        <w:rPr>
          <w:del w:id="318" w:author=" " w:date="2021-07-22T15:41:00Z"/>
          <w:smallCaps w:val="0"/>
          <w:noProof/>
          <w:szCs w:val="22"/>
        </w:rPr>
      </w:pPr>
      <w:del w:id="319" w:author=" " w:date="2021-07-22T15:41:00Z">
        <w:r w:rsidRPr="00B91236" w:rsidDel="00A72101">
          <w:rPr>
            <w:rFonts w:eastAsia="Times New Roman"/>
            <w:noProof/>
            <w:snapToGrid w:val="0"/>
          </w:rPr>
          <w:delText>Conclusion</w:delText>
        </w:r>
        <w:r w:rsidDel="00A72101">
          <w:rPr>
            <w:noProof/>
          </w:rPr>
          <w:tab/>
          <w:delText>30</w:delText>
        </w:r>
      </w:del>
    </w:p>
    <w:p w:rsidR="00D953E8" w:rsidDel="00A72101" w:rsidRDefault="00D953E8">
      <w:pPr>
        <w:pStyle w:val="TOC2"/>
        <w:tabs>
          <w:tab w:val="right" w:leader="dot" w:pos="9350"/>
        </w:tabs>
        <w:rPr>
          <w:del w:id="320" w:author=" " w:date="2021-07-22T15:41:00Z"/>
          <w:smallCaps w:val="0"/>
          <w:noProof/>
          <w:szCs w:val="22"/>
        </w:rPr>
      </w:pPr>
      <w:del w:id="321" w:author=" " w:date="2021-07-22T15:41:00Z">
        <w:r w:rsidRPr="00B91236" w:rsidDel="00A72101">
          <w:rPr>
            <w:rFonts w:eastAsia="Times New Roman"/>
            <w:noProof/>
            <w:snapToGrid w:val="0"/>
          </w:rPr>
          <w:delText>Orientation</w:delText>
        </w:r>
        <w:r w:rsidDel="00A72101">
          <w:rPr>
            <w:noProof/>
          </w:rPr>
          <w:tab/>
          <w:delText>30</w:delText>
        </w:r>
      </w:del>
    </w:p>
    <w:p w:rsidR="00D953E8" w:rsidDel="00A72101" w:rsidRDefault="00D953E8">
      <w:pPr>
        <w:pStyle w:val="TOC1"/>
        <w:rPr>
          <w:del w:id="322" w:author=" " w:date="2021-07-22T15:41:00Z"/>
          <w:b w:val="0"/>
          <w:szCs w:val="22"/>
        </w:rPr>
      </w:pPr>
      <w:del w:id="323" w:author=" " w:date="2021-07-22T15:41:00Z">
        <w:r w:rsidDel="00A72101">
          <w:delText>RTEC CELL PHONE USE POLICY</w:delText>
        </w:r>
        <w:r w:rsidDel="00A72101">
          <w:tab/>
          <w:delText>31</w:delText>
        </w:r>
      </w:del>
    </w:p>
    <w:p w:rsidR="00D953E8" w:rsidDel="00A72101" w:rsidRDefault="00D953E8">
      <w:pPr>
        <w:pStyle w:val="TOC1"/>
        <w:rPr>
          <w:del w:id="324" w:author=" " w:date="2021-07-22T15:41:00Z"/>
          <w:b w:val="0"/>
          <w:szCs w:val="22"/>
        </w:rPr>
      </w:pPr>
      <w:del w:id="325" w:author=" " w:date="2021-07-22T15:41:00Z">
        <w:r w:rsidDel="00A72101">
          <w:delText>RTEC TELEPHONE AND VIDEO SURVEILLANCE POLICY</w:delText>
        </w:r>
        <w:r w:rsidDel="00A72101">
          <w:tab/>
          <w:delText>31</w:delText>
        </w:r>
      </w:del>
    </w:p>
    <w:p w:rsidR="00D953E8" w:rsidDel="00A72101" w:rsidRDefault="00D953E8">
      <w:pPr>
        <w:pStyle w:val="TOC1"/>
        <w:rPr>
          <w:del w:id="326" w:author=" " w:date="2021-07-22T15:41:00Z"/>
          <w:b w:val="0"/>
          <w:szCs w:val="22"/>
        </w:rPr>
      </w:pPr>
      <w:del w:id="327" w:author=" " w:date="2021-07-22T15:41:00Z">
        <w:r w:rsidRPr="00B91236" w:rsidDel="00A72101">
          <w:rPr>
            <w:rFonts w:cstheme="minorHAnsi"/>
          </w:rPr>
          <w:delText>WORK RULES</w:delText>
        </w:r>
        <w:r w:rsidDel="00A72101">
          <w:tab/>
          <w:delText>31</w:delText>
        </w:r>
      </w:del>
    </w:p>
    <w:p w:rsidR="00D953E8" w:rsidDel="00A72101" w:rsidRDefault="00D953E8">
      <w:pPr>
        <w:pStyle w:val="TOC1"/>
        <w:rPr>
          <w:del w:id="328" w:author=" " w:date="2021-07-22T15:41:00Z"/>
          <w:b w:val="0"/>
          <w:szCs w:val="22"/>
        </w:rPr>
      </w:pPr>
      <w:del w:id="329" w:author=" " w:date="2021-07-22T15:41:00Z">
        <w:r w:rsidDel="00A72101">
          <w:delText>SAFETY RULES</w:delText>
        </w:r>
        <w:r w:rsidDel="00A72101">
          <w:tab/>
          <w:delText>35</w:delText>
        </w:r>
      </w:del>
    </w:p>
    <w:p w:rsidR="00D953E8" w:rsidDel="00A72101" w:rsidRDefault="00D953E8">
      <w:pPr>
        <w:pStyle w:val="TOC1"/>
        <w:rPr>
          <w:del w:id="330" w:author=" " w:date="2021-07-22T15:41:00Z"/>
          <w:b w:val="0"/>
          <w:szCs w:val="22"/>
        </w:rPr>
      </w:pPr>
      <w:del w:id="331" w:author=" " w:date="2021-07-22T15:41:00Z">
        <w:r w:rsidRPr="00B91236" w:rsidDel="00A72101">
          <w:rPr>
            <w:rFonts w:cstheme="minorHAnsi"/>
          </w:rPr>
          <w:delText>CONFIDENTIALITY</w:delText>
        </w:r>
        <w:r w:rsidDel="00A72101">
          <w:tab/>
          <w:delText>38</w:delText>
        </w:r>
      </w:del>
    </w:p>
    <w:p w:rsidR="00D953E8" w:rsidDel="00A72101" w:rsidRDefault="00D953E8">
      <w:pPr>
        <w:pStyle w:val="TOC1"/>
        <w:rPr>
          <w:del w:id="332" w:author=" " w:date="2021-07-22T15:41:00Z"/>
          <w:b w:val="0"/>
          <w:szCs w:val="22"/>
        </w:rPr>
      </w:pPr>
      <w:del w:id="333" w:author=" " w:date="2021-07-22T15:41:00Z">
        <w:r w:rsidDel="00A72101">
          <w:delText>PROGRESSIVE DISCIPLINE</w:delText>
        </w:r>
        <w:r w:rsidDel="00A72101">
          <w:tab/>
          <w:delText>39</w:delText>
        </w:r>
      </w:del>
    </w:p>
    <w:p w:rsidR="00D953E8" w:rsidDel="00A72101" w:rsidRDefault="00D953E8">
      <w:pPr>
        <w:pStyle w:val="TOC1"/>
        <w:rPr>
          <w:del w:id="334" w:author=" " w:date="2021-07-22T15:41:00Z"/>
          <w:b w:val="0"/>
          <w:szCs w:val="22"/>
        </w:rPr>
      </w:pPr>
      <w:del w:id="335" w:author=" " w:date="2021-07-22T15:41:00Z">
        <w:r w:rsidDel="00A72101">
          <w:delText>DISCIPLINARY GUIDELINES</w:delText>
        </w:r>
        <w:r w:rsidDel="00A72101">
          <w:tab/>
          <w:delText>40</w:delText>
        </w:r>
      </w:del>
    </w:p>
    <w:p w:rsidR="00D953E8" w:rsidDel="00A72101" w:rsidRDefault="00D953E8">
      <w:pPr>
        <w:pStyle w:val="TOC1"/>
        <w:rPr>
          <w:del w:id="336" w:author=" " w:date="2021-07-22T15:41:00Z"/>
          <w:b w:val="0"/>
          <w:szCs w:val="22"/>
        </w:rPr>
      </w:pPr>
      <w:del w:id="337" w:author=" " w:date="2021-07-22T15:41:00Z">
        <w:r w:rsidDel="00A72101">
          <w:delText>RTEC Transportation Communication Systems</w:delText>
        </w:r>
        <w:r w:rsidDel="00A72101">
          <w:tab/>
          <w:delText>41</w:delText>
        </w:r>
      </w:del>
    </w:p>
    <w:p w:rsidR="00D953E8" w:rsidDel="00A72101" w:rsidRDefault="00D953E8">
      <w:pPr>
        <w:pStyle w:val="TOC1"/>
        <w:rPr>
          <w:del w:id="338" w:author=" " w:date="2021-07-22T15:41:00Z"/>
          <w:b w:val="0"/>
          <w:szCs w:val="22"/>
        </w:rPr>
      </w:pPr>
      <w:del w:id="339" w:author=" " w:date="2021-07-22T15:41:00Z">
        <w:r w:rsidDel="00A72101">
          <w:delText>NEPOTISM AND FRATERNIZATION</w:delText>
        </w:r>
        <w:r w:rsidDel="00A72101">
          <w:tab/>
          <w:delText>43</w:delText>
        </w:r>
      </w:del>
    </w:p>
    <w:p w:rsidR="00D953E8" w:rsidDel="00A72101" w:rsidRDefault="00D953E8">
      <w:pPr>
        <w:pStyle w:val="TOC1"/>
        <w:rPr>
          <w:del w:id="340" w:author=" " w:date="2021-07-22T15:41:00Z"/>
          <w:b w:val="0"/>
          <w:szCs w:val="22"/>
        </w:rPr>
      </w:pPr>
      <w:del w:id="341" w:author=" " w:date="2021-07-22T15:41:00Z">
        <w:r w:rsidDel="00A72101">
          <w:delText>VIDEO SURVEILLANCE &amp; AUDIO POLICY/VIDEO AUDIO MAINTENANCE POLICY</w:delText>
        </w:r>
        <w:r w:rsidDel="00A72101">
          <w:tab/>
          <w:delText>43</w:delText>
        </w:r>
      </w:del>
    </w:p>
    <w:p w:rsidR="00D953E8" w:rsidDel="00A72101" w:rsidRDefault="00D953E8">
      <w:pPr>
        <w:pStyle w:val="TOC1"/>
        <w:rPr>
          <w:del w:id="342" w:author=" " w:date="2021-07-22T15:41:00Z"/>
          <w:b w:val="0"/>
          <w:szCs w:val="22"/>
        </w:rPr>
      </w:pPr>
      <w:del w:id="343" w:author=" " w:date="2021-07-22T15:41:00Z">
        <w:r w:rsidDel="00A72101">
          <w:delText>EQUAL OPPORTUNITY/AFFIRMATIVE ACTION POLICY STATEMENT</w:delText>
        </w:r>
        <w:r w:rsidDel="00A72101">
          <w:tab/>
          <w:delText>45</w:delText>
        </w:r>
      </w:del>
    </w:p>
    <w:p w:rsidR="00D953E8" w:rsidDel="00A72101" w:rsidRDefault="00D953E8">
      <w:pPr>
        <w:pStyle w:val="TOC1"/>
        <w:rPr>
          <w:del w:id="344" w:author=" " w:date="2021-07-22T15:41:00Z"/>
          <w:b w:val="0"/>
          <w:szCs w:val="22"/>
        </w:rPr>
      </w:pPr>
      <w:del w:id="345" w:author=" " w:date="2021-07-22T15:41:00Z">
        <w:r w:rsidRPr="00B91236" w:rsidDel="00A72101">
          <w:rPr>
            <w:rFonts w:cstheme="minorHAnsi"/>
          </w:rPr>
          <w:delText>CERTIFICATE OF RECEIPT</w:delText>
        </w:r>
        <w:r w:rsidDel="00A72101">
          <w:tab/>
          <w:delText>48</w:delText>
        </w:r>
      </w:del>
    </w:p>
    <w:p w:rsidR="00F40006" w:rsidRPr="00A66D10" w:rsidRDefault="00C979A4">
      <w:pPr>
        <w:rPr>
          <w:rFonts w:ascii="Arial" w:hAnsi="Arial"/>
        </w:rPr>
      </w:pPr>
      <w:r w:rsidRPr="00A66D10">
        <w:rPr>
          <w:rFonts w:ascii="Arial" w:hAnsi="Arial"/>
        </w:rPr>
        <w:fldChar w:fldCharType="end"/>
      </w:r>
    </w:p>
    <w:p w:rsidR="0000499D" w:rsidRDefault="0000499D">
      <w:pPr>
        <w:rPr>
          <w:rFonts w:ascii="Arial" w:hAnsi="Arial"/>
        </w:rPr>
      </w:pPr>
    </w:p>
    <w:p w:rsidR="003A7D4C" w:rsidRDefault="003A7D4C">
      <w:pPr>
        <w:rPr>
          <w:rFonts w:ascii="Arial" w:hAnsi="Arial"/>
        </w:rPr>
      </w:pPr>
    </w:p>
    <w:p w:rsidR="0000499D" w:rsidRDefault="0000499D">
      <w:pPr>
        <w:rPr>
          <w:rFonts w:ascii="Arial" w:hAnsi="Arial"/>
        </w:rPr>
      </w:pPr>
    </w:p>
    <w:p w:rsidR="0000499D" w:rsidRDefault="0000499D">
      <w:pPr>
        <w:rPr>
          <w:rFonts w:ascii="Arial" w:hAnsi="Arial"/>
        </w:rPr>
      </w:pPr>
    </w:p>
    <w:p w:rsidR="00520F24" w:rsidRDefault="00520F24">
      <w:pPr>
        <w:rPr>
          <w:rFonts w:ascii="Arial" w:hAnsi="Arial"/>
        </w:rPr>
      </w:pPr>
    </w:p>
    <w:p w:rsidR="00520F24" w:rsidRDefault="00520F24">
      <w:pPr>
        <w:rPr>
          <w:rFonts w:ascii="Arial" w:hAnsi="Arial"/>
        </w:rPr>
      </w:pPr>
    </w:p>
    <w:p w:rsidR="00520F24" w:rsidRDefault="00520F24">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E447D1" w:rsidRDefault="00E447D1">
      <w:pPr>
        <w:rPr>
          <w:rFonts w:ascii="Arial" w:hAnsi="Arial"/>
        </w:rPr>
      </w:pPr>
    </w:p>
    <w:p w:rsidR="00F40006" w:rsidRPr="00763078" w:rsidRDefault="00F40006">
      <w:pPr>
        <w:pStyle w:val="Heading1"/>
        <w:rPr>
          <w:rFonts w:cstheme="minorHAnsi"/>
          <w:b/>
          <w:sz w:val="24"/>
        </w:rPr>
      </w:pPr>
      <w:bookmarkStart w:id="346" w:name="_Toc77861028"/>
      <w:bookmarkStart w:id="347" w:name="_Toc25402356"/>
      <w:r w:rsidRPr="00763078">
        <w:rPr>
          <w:rFonts w:cstheme="minorHAnsi"/>
          <w:b/>
          <w:sz w:val="24"/>
        </w:rPr>
        <w:lastRenderedPageBreak/>
        <w:t>Introduction</w:t>
      </w:r>
      <w:bookmarkEnd w:id="346"/>
    </w:p>
    <w:bookmarkEnd w:id="347"/>
    <w:p w:rsidR="00F40006" w:rsidRPr="00763078" w:rsidRDefault="00F40006">
      <w:pPr>
        <w:spacing w:line="254" w:lineRule="auto"/>
        <w:jc w:val="both"/>
        <w:rPr>
          <w:rFonts w:cstheme="minorHAnsi"/>
          <w:sz w:val="24"/>
          <w:szCs w:val="24"/>
        </w:rPr>
      </w:pPr>
      <w:r w:rsidRPr="00763078">
        <w:rPr>
          <w:rFonts w:cstheme="minorHAnsi"/>
          <w:sz w:val="24"/>
          <w:szCs w:val="24"/>
        </w:rPr>
        <w:t xml:space="preserve">This manual is provided to you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acquaint you with the Company, your employee benefits and your work rules.  </w:t>
      </w:r>
    </w:p>
    <w:p w:rsidR="00F40006" w:rsidRPr="00763078" w:rsidRDefault="00F40006">
      <w:pPr>
        <w:pStyle w:val="BodyText"/>
        <w:spacing w:line="254" w:lineRule="auto"/>
        <w:rPr>
          <w:rFonts w:cstheme="minorHAnsi"/>
          <w:sz w:val="24"/>
          <w:szCs w:val="24"/>
        </w:rPr>
      </w:pPr>
      <w:r w:rsidRPr="00763078">
        <w:rPr>
          <w:rFonts w:cstheme="minorHAnsi"/>
          <w:sz w:val="24"/>
          <w:szCs w:val="24"/>
        </w:rPr>
        <w:t xml:space="preserve">This manual is not a contract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end employment because of an employee's resignation, discharge, retirement, or reduction in the work force.   Employees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serve at the discretion of the Executive Director who will have the authority to suspend or end the employment of any employee. The employment relationship with this organization is of an at will nature, which means that the employee may resign without cause and the Executive Director may discharge an employee anytime with or without cause. Any written document or conduct, or any employee of this organization cannot change the at will employment relationship.</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Any questions about this handbook should be directed to the Executive Director. At the end of employment, this manual, along with any property issued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must be returned to the Personnel Manager or the Executive Director.</w:t>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reserves the right to amend its policies and procedures at its discretion. The amended policy becomes effective immediately.</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This policy is written solely for the internal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must not be reproduced and distributed in any other manner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__________________________________</w:t>
      </w:r>
    </w:p>
    <w:p w:rsidR="00F40006" w:rsidRPr="00763078" w:rsidRDefault="00F40006">
      <w:pPr>
        <w:spacing w:line="254" w:lineRule="auto"/>
        <w:jc w:val="both"/>
        <w:rPr>
          <w:rFonts w:cstheme="minorHAnsi"/>
          <w:sz w:val="24"/>
          <w:szCs w:val="24"/>
        </w:rPr>
      </w:pPr>
      <w:r w:rsidRPr="00763078">
        <w:rPr>
          <w:rFonts w:cstheme="minorHAnsi"/>
          <w:sz w:val="24"/>
          <w:szCs w:val="24"/>
        </w:rPr>
        <w:t>Shirley L. Cummins, Executive Director</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500658" w:rsidRDefault="00500658">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7559F6" w:rsidRDefault="007559F6">
      <w:pPr>
        <w:spacing w:line="254" w:lineRule="auto"/>
        <w:jc w:val="both"/>
        <w:rPr>
          <w:rFonts w:cstheme="minorHAnsi"/>
          <w:sz w:val="24"/>
          <w:szCs w:val="24"/>
        </w:rPr>
      </w:pPr>
    </w:p>
    <w:p w:rsidR="00215CE3" w:rsidRDefault="00215CE3">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F40006" w:rsidRPr="00763078" w:rsidRDefault="00F40006" w:rsidP="00763078">
      <w:pPr>
        <w:pStyle w:val="Heading1"/>
        <w:rPr>
          <w:sz w:val="24"/>
          <w:szCs w:val="24"/>
        </w:rPr>
      </w:pPr>
      <w:bookmarkStart w:id="348" w:name="_Toc25402357"/>
      <w:bookmarkStart w:id="349" w:name="_Toc77861029"/>
      <w:smartTag w:uri="urn:schemas-microsoft-com:office:smarttags" w:element="stockticker">
        <w:r w:rsidRPr="00763078">
          <w:rPr>
            <w:sz w:val="24"/>
            <w:szCs w:val="24"/>
          </w:rPr>
          <w:lastRenderedPageBreak/>
          <w:t>RTEC</w:t>
        </w:r>
      </w:smartTag>
      <w:r w:rsidRPr="00763078">
        <w:rPr>
          <w:sz w:val="24"/>
          <w:szCs w:val="24"/>
        </w:rPr>
        <w:t>’S COMPANY POLICY</w:t>
      </w:r>
      <w:bookmarkEnd w:id="348"/>
      <w:bookmarkEnd w:id="349"/>
      <w:r w:rsidRPr="00763078">
        <w:rPr>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recruit and promote persons on the basis of individual merit.  The continued success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contingent upon effective utilization of qualified employees regardless of race, color, religion, sex, or national origin.  To this end, we affirm our policy:</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recruit, employ, train and promote persons in all job categories without regard to race, color, religion, sex, or national origin. Further, no employee or applicant for employment that has the job-related qualifications required to perform a job will be discriminated against by reason of physical or mental disability or because of being a disabled veteran or veteran of the Vietnam Era.  Additionally, 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comply with the provisions of the Age Discrimination in Employment Act of 1967, as amended and applicable regulations.</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strongly disapproves of and will not permit sex discrimination in any form, including sexual harassment, which may be defined as any employment-related decision based upon an employee’s submission or non-submission to sexual advances, or as deliberate or repeated unsolicited comments, gestures or physical conduct of a sexual nature that is unwelcome.</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If required, according to applicable laws and executive orders,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administer its affirmative action plans to achieve the employment of qualified minorities, females, disabled veterans, veterans of the Vietnam Era and disabled persons and to base all employment decisions to further the companion principles of merit selection and equal employment opportunity.  All personnel actions affecting compensation, benefits, transfers, layoffs, recalls from layoffs, company-sponsored training, education, tuition assistance, and social recreational programs will be administered without regard to race, color, religion, sex, national origin, or disabled or veteran status, except where a bona fide occupational qualification or a safety hazard would limit such personnel action.</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 xml:space="preserve">The performance standards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will continue to be maintained at a high level, consistent with job requirements.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The Executive Director has been assigned the responsibility of monitoring this policy.</w:t>
      </w:r>
    </w:p>
    <w:p w:rsidR="00097165" w:rsidRPr="00763078" w:rsidRDefault="00F40006" w:rsidP="00091536">
      <w:pPr>
        <w:numPr>
          <w:ilvl w:val="0"/>
          <w:numId w:val="7"/>
        </w:numPr>
        <w:jc w:val="both"/>
        <w:rPr>
          <w:rFonts w:cstheme="minorHAnsi"/>
          <w:sz w:val="24"/>
          <w:szCs w:val="24"/>
        </w:rPr>
      </w:pPr>
      <w:r w:rsidRPr="00763078">
        <w:rPr>
          <w:rFonts w:cstheme="minorHAnsi"/>
          <w:sz w:val="24"/>
          <w:szCs w:val="24"/>
        </w:rPr>
        <w:t xml:space="preserve">Any employee or applicant for employment who believes that they have been discriminated against because of </w:t>
      </w:r>
      <w:r w:rsidR="0080483A" w:rsidRPr="00763078">
        <w:rPr>
          <w:rFonts w:cstheme="minorHAnsi"/>
          <w:sz w:val="24"/>
          <w:szCs w:val="24"/>
        </w:rPr>
        <w:t>their</w:t>
      </w:r>
      <w:r w:rsidRPr="00763078">
        <w:rPr>
          <w:rFonts w:cstheme="minorHAnsi"/>
          <w:sz w:val="24"/>
          <w:szCs w:val="24"/>
        </w:rPr>
        <w:t xml:space="preserve"> race, color, religion, sex, national origin, or disabled or veteran status should report </w:t>
      </w:r>
      <w:r w:rsidR="0080483A" w:rsidRPr="00763078">
        <w:rPr>
          <w:rFonts w:cstheme="minorHAnsi"/>
          <w:sz w:val="24"/>
          <w:szCs w:val="24"/>
        </w:rPr>
        <w:t>their</w:t>
      </w:r>
      <w:r w:rsidRPr="00763078">
        <w:rPr>
          <w:rFonts w:cstheme="minorHAnsi"/>
          <w:sz w:val="24"/>
          <w:szCs w:val="24"/>
        </w:rPr>
        <w:t xml:space="preserve"> complaint to the immediate supervisor or the Executive Director.</w:t>
      </w:r>
    </w:p>
    <w:p w:rsidR="00F40006" w:rsidRPr="00935AF5" w:rsidRDefault="00F40006" w:rsidP="00935AF5">
      <w:pPr>
        <w:numPr>
          <w:ilvl w:val="0"/>
          <w:numId w:val="7"/>
        </w:numPr>
        <w:tabs>
          <w:tab w:val="clear" w:pos="720"/>
        </w:tabs>
        <w:ind w:left="0" w:firstLine="0"/>
        <w:rPr>
          <w:rStyle w:val="Heading1Char"/>
          <w:b/>
          <w:sz w:val="24"/>
          <w:szCs w:val="24"/>
        </w:rPr>
      </w:pPr>
      <w:r w:rsidRPr="00935AF5">
        <w:rPr>
          <w:rFonts w:cstheme="minorHAnsi"/>
          <w:sz w:val="24"/>
          <w:szCs w:val="24"/>
        </w:rPr>
        <w:t>Management does not and will not discriminate against any employee.</w:t>
      </w:r>
      <w:bookmarkStart w:id="350" w:name="_Toc25402358"/>
      <w:r w:rsidR="00683A05" w:rsidRPr="00763078">
        <w:br w:type="page"/>
      </w:r>
      <w:r w:rsidRPr="00935AF5">
        <w:rPr>
          <w:rStyle w:val="Heading1Char"/>
          <w:b/>
          <w:sz w:val="24"/>
          <w:szCs w:val="24"/>
        </w:rPr>
        <w:lastRenderedPageBreak/>
        <w:t xml:space="preserve">YOUR </w:t>
      </w:r>
      <w:smartTag w:uri="urn:schemas-microsoft-com:office:smarttags" w:element="stockticker">
        <w:r w:rsidRPr="00935AF5">
          <w:rPr>
            <w:rStyle w:val="Heading1Char"/>
            <w:b/>
            <w:sz w:val="24"/>
            <w:szCs w:val="24"/>
          </w:rPr>
          <w:t>WORK</w:t>
        </w:r>
      </w:smartTag>
      <w:r w:rsidRPr="00935AF5">
        <w:rPr>
          <w:rStyle w:val="Heading1Char"/>
          <w:b/>
          <w:sz w:val="24"/>
          <w:szCs w:val="24"/>
        </w:rPr>
        <w:t xml:space="preserve">, YOUR HOURS </w:t>
      </w:r>
      <w:smartTag w:uri="urn:schemas-microsoft-com:office:smarttags" w:element="stockticker">
        <w:r w:rsidRPr="00935AF5">
          <w:rPr>
            <w:rStyle w:val="Heading1Char"/>
            <w:b/>
            <w:sz w:val="24"/>
            <w:szCs w:val="24"/>
          </w:rPr>
          <w:t>AND</w:t>
        </w:r>
      </w:smartTag>
      <w:r w:rsidRPr="00935AF5">
        <w:rPr>
          <w:rStyle w:val="Heading1Char"/>
          <w:b/>
          <w:sz w:val="24"/>
          <w:szCs w:val="24"/>
        </w:rPr>
        <w:t xml:space="preserve"> YOUR PAY</w:t>
      </w:r>
      <w:bookmarkEnd w:id="350"/>
    </w:p>
    <w:p w:rsidR="00F40006" w:rsidRPr="00763078" w:rsidRDefault="002E3CB6">
      <w:pPr>
        <w:pStyle w:val="Heading2"/>
        <w:rPr>
          <w:rFonts w:cstheme="minorHAnsi"/>
          <w:sz w:val="24"/>
          <w:szCs w:val="24"/>
        </w:rPr>
      </w:pPr>
      <w:bookmarkStart w:id="351" w:name="_Toc77861030"/>
      <w:r w:rsidRPr="00763078">
        <w:rPr>
          <w:rFonts w:cstheme="minorHAnsi"/>
          <w:sz w:val="24"/>
          <w:szCs w:val="24"/>
        </w:rPr>
        <w:t>1.</w:t>
      </w:r>
      <w:r w:rsidRPr="00763078">
        <w:rPr>
          <w:rFonts w:cstheme="minorHAnsi"/>
          <w:sz w:val="24"/>
          <w:szCs w:val="24"/>
        </w:rPr>
        <w:tab/>
      </w:r>
      <w:r w:rsidR="0057564D" w:rsidRPr="00763078">
        <w:rPr>
          <w:rFonts w:cstheme="minorHAnsi"/>
          <w:sz w:val="24"/>
          <w:szCs w:val="24"/>
        </w:rPr>
        <w:t>Work W</w:t>
      </w:r>
      <w:r w:rsidR="00F40006" w:rsidRPr="00763078">
        <w:rPr>
          <w:rFonts w:cstheme="minorHAnsi"/>
          <w:sz w:val="24"/>
          <w:szCs w:val="24"/>
        </w:rPr>
        <w:t>eek</w:t>
      </w:r>
      <w:bookmarkEnd w:id="351"/>
      <w:r w:rsidR="00C979A4" w:rsidRPr="00763078">
        <w:rPr>
          <w:rFonts w:cstheme="minorHAnsi"/>
          <w:sz w:val="24"/>
          <w:szCs w:val="24"/>
        </w:rPr>
        <w:fldChar w:fldCharType="begin"/>
      </w:r>
      <w:r w:rsidR="00F40006" w:rsidRPr="00763078">
        <w:rPr>
          <w:rFonts w:cstheme="minorHAnsi"/>
          <w:sz w:val="24"/>
          <w:szCs w:val="24"/>
        </w:rPr>
        <w:instrText>tc \l2 "</w:instrText>
      </w:r>
      <w:bookmarkStart w:id="352" w:name="_Toc77575422"/>
      <w:r w:rsidR="00F40006" w:rsidRPr="00763078">
        <w:rPr>
          <w:rFonts w:cstheme="minorHAnsi"/>
          <w:sz w:val="24"/>
          <w:szCs w:val="24"/>
        </w:rPr>
        <w:instrText>Work Week</w:instrText>
      </w:r>
      <w:bookmarkEnd w:id="352"/>
      <w:r w:rsidR="00C979A4" w:rsidRPr="00763078">
        <w:rPr>
          <w:rFonts w:cstheme="minorHAnsi"/>
          <w:sz w:val="24"/>
          <w:szCs w:val="24"/>
        </w:rPr>
        <w:fldChar w:fldCharType="end"/>
      </w:r>
      <w:r w:rsidR="00F40006" w:rsidRPr="00763078">
        <w:rPr>
          <w:rFonts w:cstheme="minorHAnsi"/>
          <w:sz w:val="24"/>
          <w:szCs w:val="24"/>
        </w:rPr>
        <w:tab/>
      </w:r>
    </w:p>
    <w:p w:rsidR="00F40006" w:rsidRPr="00763078" w:rsidRDefault="00F40006">
      <w:pPr>
        <w:spacing w:line="254" w:lineRule="auto"/>
        <w:jc w:val="both"/>
        <w:rPr>
          <w:rFonts w:cstheme="minorHAnsi"/>
          <w:sz w:val="24"/>
          <w:szCs w:val="24"/>
        </w:rPr>
      </w:pPr>
      <w:r w:rsidRPr="00763078">
        <w:rPr>
          <w:rFonts w:cstheme="minorHAnsi"/>
          <w:sz w:val="24"/>
          <w:szCs w:val="24"/>
        </w:rPr>
        <w:t>The workweek begins Sunday and goes through the following Saturday.  We would like to give you a normal 40-hour workweek, but because our business is based on customer demand for our services, you may have to work more or less than 40 hours per week.  A full-time employee regularly works 37 ½ hours or more per week.   A part-time employee works less than 37 ½ hours per week.</w:t>
      </w:r>
    </w:p>
    <w:p w:rsidR="00F40006" w:rsidRPr="00763078" w:rsidRDefault="002E3CB6" w:rsidP="00DD5BFD">
      <w:pPr>
        <w:pStyle w:val="Heading2"/>
        <w:rPr>
          <w:sz w:val="24"/>
          <w:szCs w:val="24"/>
        </w:rPr>
      </w:pPr>
      <w:bookmarkStart w:id="353" w:name="_Toc77861031"/>
      <w:r w:rsidRPr="00763078">
        <w:rPr>
          <w:sz w:val="24"/>
          <w:szCs w:val="24"/>
        </w:rPr>
        <w:t>2.</w:t>
      </w:r>
      <w:r w:rsidRPr="00763078">
        <w:rPr>
          <w:sz w:val="24"/>
          <w:szCs w:val="24"/>
        </w:rPr>
        <w:tab/>
      </w:r>
      <w:r w:rsidR="00F40006" w:rsidRPr="00763078">
        <w:rPr>
          <w:sz w:val="24"/>
          <w:szCs w:val="24"/>
        </w:rPr>
        <w:t>Starting Time</w:t>
      </w:r>
      <w:bookmarkEnd w:id="353"/>
      <w:r w:rsidR="00C979A4" w:rsidRPr="00763078">
        <w:rPr>
          <w:sz w:val="24"/>
          <w:szCs w:val="24"/>
        </w:rPr>
        <w:fldChar w:fldCharType="begin"/>
      </w:r>
      <w:r w:rsidR="00F40006" w:rsidRPr="00763078">
        <w:rPr>
          <w:sz w:val="24"/>
          <w:szCs w:val="24"/>
        </w:rPr>
        <w:instrText>tc \l2 "</w:instrText>
      </w:r>
      <w:bookmarkStart w:id="354" w:name="_Toc77575423"/>
      <w:r w:rsidR="00F40006" w:rsidRPr="00763078">
        <w:rPr>
          <w:sz w:val="24"/>
          <w:szCs w:val="24"/>
        </w:rPr>
        <w:instrText>Starting Time</w:instrText>
      </w:r>
      <w:bookmarkEnd w:id="354"/>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The determination of starting times for work will be made by the Company and will be subject to change due to business and seasonal fluctuations.  Your supervisor will keep you informed of the starting times.  An employee is paid for the actual time worked.</w:t>
      </w:r>
    </w:p>
    <w:p w:rsidR="00F40006" w:rsidRPr="00763078" w:rsidRDefault="002E3CB6">
      <w:pPr>
        <w:pStyle w:val="Heading2"/>
        <w:rPr>
          <w:rFonts w:cstheme="minorHAnsi"/>
          <w:sz w:val="24"/>
          <w:szCs w:val="24"/>
        </w:rPr>
      </w:pPr>
      <w:bookmarkStart w:id="355" w:name="_Toc77861032"/>
      <w:r w:rsidRPr="00763078">
        <w:rPr>
          <w:rFonts w:cstheme="minorHAnsi"/>
          <w:sz w:val="24"/>
          <w:szCs w:val="24"/>
        </w:rPr>
        <w:t>3.</w:t>
      </w:r>
      <w:r w:rsidRPr="00763078">
        <w:rPr>
          <w:rFonts w:cstheme="minorHAnsi"/>
          <w:sz w:val="24"/>
          <w:szCs w:val="24"/>
        </w:rPr>
        <w:tab/>
      </w:r>
      <w:r w:rsidR="00F40006" w:rsidRPr="00763078">
        <w:rPr>
          <w:rFonts w:cstheme="minorHAnsi"/>
          <w:sz w:val="24"/>
          <w:szCs w:val="24"/>
        </w:rPr>
        <w:t>Overtime Pay</w:t>
      </w:r>
      <w:bookmarkEnd w:id="355"/>
      <w:r w:rsidR="00C979A4" w:rsidRPr="00763078">
        <w:rPr>
          <w:rFonts w:cstheme="minorHAnsi"/>
          <w:sz w:val="24"/>
          <w:szCs w:val="24"/>
        </w:rPr>
        <w:fldChar w:fldCharType="begin"/>
      </w:r>
      <w:r w:rsidR="00F40006" w:rsidRPr="00763078">
        <w:rPr>
          <w:rFonts w:cstheme="minorHAnsi"/>
          <w:sz w:val="24"/>
          <w:szCs w:val="24"/>
        </w:rPr>
        <w:instrText>tc \l2 "</w:instrText>
      </w:r>
      <w:bookmarkStart w:id="356" w:name="_Toc77575424"/>
      <w:r w:rsidR="00F40006" w:rsidRPr="00763078">
        <w:rPr>
          <w:rFonts w:cstheme="minorHAnsi"/>
          <w:sz w:val="24"/>
          <w:szCs w:val="24"/>
        </w:rPr>
        <w:instrText>Overtime Pay</w:instrText>
      </w:r>
      <w:bookmarkEnd w:id="356"/>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Overtime is paid for any work in excess of 40 hours per week.  Your overtime rate is 1 ½ times your regular straight time hourly rate of pay for the overtime hours worked.</w:t>
      </w:r>
    </w:p>
    <w:p w:rsidR="00F40006" w:rsidRPr="00763078" w:rsidRDefault="003714C1">
      <w:pPr>
        <w:pStyle w:val="Heading2"/>
        <w:rPr>
          <w:rFonts w:cstheme="minorHAnsi"/>
          <w:sz w:val="24"/>
          <w:szCs w:val="24"/>
        </w:rPr>
      </w:pPr>
      <w:bookmarkStart w:id="357" w:name="_Toc77861033"/>
      <w:r w:rsidRPr="00763078">
        <w:rPr>
          <w:rFonts w:cstheme="minorHAnsi"/>
          <w:sz w:val="24"/>
          <w:szCs w:val="24"/>
        </w:rPr>
        <w:t>4</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Payday</w:t>
      </w:r>
      <w:bookmarkEnd w:id="357"/>
    </w:p>
    <w:p w:rsidR="00F40006" w:rsidRPr="00763078" w:rsidRDefault="00F40006">
      <w:pPr>
        <w:spacing w:line="254" w:lineRule="auto"/>
        <w:rPr>
          <w:rFonts w:cstheme="minorHAnsi"/>
          <w:sz w:val="24"/>
          <w:szCs w:val="24"/>
        </w:rPr>
      </w:pPr>
      <w:r w:rsidRPr="00763078">
        <w:rPr>
          <w:rFonts w:cstheme="minorHAnsi"/>
          <w:sz w:val="24"/>
          <w:szCs w:val="24"/>
        </w:rPr>
        <w:t xml:space="preserve">You will receive payment on every other Friday for the prior two-weeks worked.  Payment is made in the form of direct deposit to the financial institution of your choice as you submit to the payroll department.  A copy of the payment and deductions will be </w:t>
      </w:r>
      <w:r w:rsidR="008A42D3" w:rsidRPr="00763078">
        <w:rPr>
          <w:rFonts w:cstheme="minorHAnsi"/>
          <w:sz w:val="24"/>
          <w:szCs w:val="24"/>
        </w:rPr>
        <w:t>available.</w:t>
      </w:r>
    </w:p>
    <w:p w:rsidR="00F40006" w:rsidRPr="00763078" w:rsidRDefault="003714C1">
      <w:pPr>
        <w:pStyle w:val="Heading2"/>
        <w:rPr>
          <w:rFonts w:cstheme="minorHAnsi"/>
          <w:sz w:val="24"/>
          <w:szCs w:val="24"/>
        </w:rPr>
      </w:pPr>
      <w:bookmarkStart w:id="358" w:name="_Toc77861034"/>
      <w:r w:rsidRPr="00763078">
        <w:rPr>
          <w:rFonts w:cstheme="minorHAnsi"/>
          <w:sz w:val="24"/>
          <w:szCs w:val="24"/>
        </w:rPr>
        <w:t>5</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Payroll Deductions</w:t>
      </w:r>
      <w:bookmarkEnd w:id="358"/>
      <w:r w:rsidR="00C979A4" w:rsidRPr="00763078">
        <w:rPr>
          <w:rFonts w:cstheme="minorHAnsi"/>
          <w:sz w:val="24"/>
          <w:szCs w:val="24"/>
        </w:rPr>
        <w:fldChar w:fldCharType="begin"/>
      </w:r>
      <w:r w:rsidR="00F40006" w:rsidRPr="00763078">
        <w:rPr>
          <w:rFonts w:cstheme="minorHAnsi"/>
          <w:sz w:val="24"/>
          <w:szCs w:val="24"/>
        </w:rPr>
        <w:instrText>tc \l2 "</w:instrText>
      </w:r>
      <w:bookmarkStart w:id="359" w:name="_Toc77575426"/>
      <w:r w:rsidR="00F40006" w:rsidRPr="00763078">
        <w:rPr>
          <w:rFonts w:cstheme="minorHAnsi"/>
          <w:sz w:val="24"/>
          <w:szCs w:val="24"/>
        </w:rPr>
        <w:instrText>Payroll Deductions</w:instrText>
      </w:r>
      <w:bookmarkEnd w:id="359"/>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you get your pay</w:t>
      </w:r>
      <w:r w:rsidR="00E40056" w:rsidRPr="00763078">
        <w:rPr>
          <w:rFonts w:cstheme="minorHAnsi"/>
          <w:sz w:val="24"/>
          <w:szCs w:val="24"/>
        </w:rPr>
        <w:t xml:space="preserve"> </w:t>
      </w:r>
      <w:r w:rsidR="000923B0" w:rsidRPr="00763078">
        <w:rPr>
          <w:rFonts w:cstheme="minorHAnsi"/>
          <w:sz w:val="24"/>
          <w:szCs w:val="24"/>
        </w:rPr>
        <w:t>statement</w:t>
      </w:r>
      <w:r w:rsidRPr="00763078">
        <w:rPr>
          <w:rFonts w:cstheme="minorHAnsi"/>
          <w:sz w:val="24"/>
          <w:szCs w:val="24"/>
        </w:rPr>
        <w:t>, you will notice several deductions that are required by law.  There may be other deductions that you requested.  If you have any questions about these deductions or anything else regarding your pay, please let your supervisor know.</w:t>
      </w:r>
    </w:p>
    <w:p w:rsidR="00F40006" w:rsidRPr="00763078" w:rsidRDefault="003714C1" w:rsidP="001C4E0D">
      <w:pPr>
        <w:pStyle w:val="Heading2"/>
        <w:rPr>
          <w:sz w:val="24"/>
          <w:szCs w:val="24"/>
        </w:rPr>
      </w:pPr>
      <w:bookmarkStart w:id="360" w:name="_Toc77861035"/>
      <w:bookmarkStart w:id="361" w:name="_Toc25402359"/>
      <w:r w:rsidRPr="00763078">
        <w:rPr>
          <w:sz w:val="24"/>
          <w:szCs w:val="24"/>
        </w:rPr>
        <w:t>6</w:t>
      </w:r>
      <w:r w:rsidR="002E3CB6" w:rsidRPr="00763078">
        <w:rPr>
          <w:sz w:val="24"/>
          <w:szCs w:val="24"/>
        </w:rPr>
        <w:t>.</w:t>
      </w:r>
      <w:r w:rsidR="002E3CB6" w:rsidRPr="00763078">
        <w:rPr>
          <w:sz w:val="24"/>
          <w:szCs w:val="24"/>
        </w:rPr>
        <w:tab/>
      </w:r>
      <w:r w:rsidR="000275CC" w:rsidRPr="00763078">
        <w:rPr>
          <w:sz w:val="24"/>
          <w:szCs w:val="24"/>
        </w:rPr>
        <w:t>Direct Deposit</w:t>
      </w:r>
      <w:bookmarkEnd w:id="360"/>
    </w:p>
    <w:p w:rsidR="000275CC" w:rsidRPr="00763078" w:rsidRDefault="000275CC" w:rsidP="000275CC">
      <w:pPr>
        <w:rPr>
          <w:rFonts w:cstheme="minorHAnsi"/>
          <w:sz w:val="24"/>
          <w:szCs w:val="24"/>
        </w:rPr>
      </w:pPr>
      <w:r w:rsidRPr="00763078">
        <w:rPr>
          <w:rFonts w:cstheme="minorHAnsi"/>
          <w:sz w:val="24"/>
          <w:szCs w:val="24"/>
        </w:rPr>
        <w:t xml:space="preserve">To assure the safe and efficient delivery of wages to its employees,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requires that all staff establish direct deposit (s) within the first 2 weeks of employment. </w:t>
      </w:r>
    </w:p>
    <w:bookmarkStart w:id="362" w:name="_Toc77861036"/>
    <w:p w:rsidR="008A42D3" w:rsidRPr="00763078" w:rsidRDefault="00BA2B4B" w:rsidP="008A42D3">
      <w:pPr>
        <w:pStyle w:val="Heading2"/>
        <w:rPr>
          <w:sz w:val="24"/>
          <w:szCs w:val="24"/>
        </w:rPr>
      </w:pPr>
      <w:r w:rsidRPr="00763078">
        <w:rPr>
          <w:noProof/>
          <w:sz w:val="24"/>
          <w:szCs w:val="24"/>
        </w:rPr>
        <w:lastRenderedPageBreak/>
        <mc:AlternateContent>
          <mc:Choice Requires="wps">
            <w:drawing>
              <wp:anchor distT="0" distB="0" distL="0" distR="0" simplePos="0" relativeHeight="251658240" behindDoc="0" locked="0" layoutInCell="0" allowOverlap="1" wp14:anchorId="72E31710" wp14:editId="0CF8BA80">
                <wp:simplePos x="0" y="0"/>
                <wp:positionH relativeFrom="column">
                  <wp:posOffset>9161780</wp:posOffset>
                </wp:positionH>
                <wp:positionV relativeFrom="paragraph">
                  <wp:posOffset>93345</wp:posOffset>
                </wp:positionV>
                <wp:extent cx="0" cy="997585"/>
                <wp:effectExtent l="8255" t="6985" r="10795" b="5080"/>
                <wp:wrapSquare wrapText="bothSides"/>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585"/>
                        </a:xfrm>
                        <a:prstGeom prst="line">
                          <a:avLst/>
                        </a:prstGeom>
                        <a:noFill/>
                        <a:ln w="8890">
                          <a:solidFill>
                            <a:srgbClr val="8D8D8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C11CEF5" id="Line 2"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21.4pt,7.35pt" to="721.4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" o:allowincell="f" strokecolor="#8d8d8d" strokeweight=".7pt">
                <w10:wrap type="square"/>
              </v:line>
            </w:pict>
          </mc:Fallback>
        </mc:AlternateContent>
      </w:r>
      <w:r w:rsidR="008A42D3" w:rsidRPr="00763078">
        <w:rPr>
          <w:sz w:val="24"/>
          <w:szCs w:val="24"/>
        </w:rPr>
        <w:t xml:space="preserve">7. </w:t>
      </w:r>
      <w:r w:rsidR="008A42D3" w:rsidRPr="00763078">
        <w:rPr>
          <w:sz w:val="24"/>
          <w:szCs w:val="24"/>
        </w:rPr>
        <w:tab/>
        <w:t>Incentives</w:t>
      </w:r>
      <w:bookmarkEnd w:id="362"/>
    </w:p>
    <w:p w:rsidR="008A42D3" w:rsidRPr="00763078" w:rsidRDefault="008A42D3" w:rsidP="008A42D3">
      <w:pPr>
        <w:rPr>
          <w:sz w:val="24"/>
          <w:szCs w:val="24"/>
        </w:rPr>
      </w:pPr>
      <w:r w:rsidRPr="00763078">
        <w:rPr>
          <w:sz w:val="24"/>
          <w:szCs w:val="24"/>
        </w:rPr>
        <w:t>There may be times that incentives could be awarded. These incentives would be based on availability of funds</w:t>
      </w:r>
      <w:r w:rsidR="0069102D" w:rsidRPr="00763078">
        <w:rPr>
          <w:sz w:val="24"/>
          <w:szCs w:val="24"/>
        </w:rPr>
        <w:t xml:space="preserve"> and may include, but are not limited to:</w:t>
      </w:r>
      <w:r w:rsidRPr="00763078">
        <w:rPr>
          <w:sz w:val="24"/>
          <w:szCs w:val="24"/>
        </w:rPr>
        <w:t xml:space="preserve"> </w:t>
      </w:r>
      <w:r w:rsidR="0069102D" w:rsidRPr="00763078">
        <w:rPr>
          <w:sz w:val="24"/>
          <w:szCs w:val="24"/>
        </w:rPr>
        <w:t xml:space="preserve"> </w:t>
      </w:r>
      <w:r w:rsidRPr="00763078">
        <w:rPr>
          <w:sz w:val="24"/>
          <w:szCs w:val="24"/>
        </w:rPr>
        <w:t>program requirements, job performance</w:t>
      </w:r>
      <w:r w:rsidR="0069102D" w:rsidRPr="00763078">
        <w:rPr>
          <w:sz w:val="24"/>
          <w:szCs w:val="24"/>
        </w:rPr>
        <w:t>, t</w:t>
      </w:r>
      <w:r w:rsidRPr="00763078">
        <w:rPr>
          <w:sz w:val="24"/>
          <w:szCs w:val="24"/>
        </w:rPr>
        <w:t xml:space="preserve">erms of tenure, meeting or exceeding specific goals set forth, </w:t>
      </w:r>
      <w:r w:rsidRPr="00763078">
        <w:rPr>
          <w:spacing w:val="4"/>
          <w:sz w:val="24"/>
          <w:szCs w:val="24"/>
        </w:rPr>
        <w:t xml:space="preserve">timely record keeping, customer/client satisfaction, meeting or exceeding safety goals, no accidents for the year for employees, </w:t>
      </w:r>
      <w:r w:rsidRPr="00763078">
        <w:rPr>
          <w:sz w:val="24"/>
          <w:szCs w:val="24"/>
        </w:rPr>
        <w:t xml:space="preserve">overall job performance, and so forth. </w:t>
      </w:r>
      <w:r w:rsidR="0069102D" w:rsidRPr="00763078">
        <w:rPr>
          <w:sz w:val="24"/>
          <w:szCs w:val="24"/>
        </w:rPr>
        <w:t xml:space="preserve"> </w:t>
      </w:r>
      <w:r w:rsidRPr="00763078">
        <w:rPr>
          <w:sz w:val="24"/>
          <w:szCs w:val="24"/>
        </w:rPr>
        <w:t>Upon fund availability, each individual person in th</w:t>
      </w:r>
      <w:r w:rsidR="00705467" w:rsidRPr="00763078">
        <w:rPr>
          <w:sz w:val="24"/>
          <w:szCs w:val="24"/>
        </w:rPr>
        <w:t>e</w:t>
      </w:r>
      <w:r w:rsidRPr="00763078">
        <w:rPr>
          <w:sz w:val="24"/>
          <w:szCs w:val="24"/>
        </w:rPr>
        <w:t xml:space="preserve"> program will be evaluated based on</w:t>
      </w:r>
      <w:r w:rsidR="0069102D" w:rsidRPr="00763078">
        <w:rPr>
          <w:sz w:val="24"/>
          <w:szCs w:val="24"/>
        </w:rPr>
        <w:t xml:space="preserve"> these factors and</w:t>
      </w:r>
      <w:r w:rsidRPr="00763078">
        <w:rPr>
          <w:sz w:val="24"/>
          <w:szCs w:val="24"/>
        </w:rPr>
        <w:t xml:space="preserve"> specific to their job duties.</w:t>
      </w:r>
    </w:p>
    <w:p w:rsidR="00F40006" w:rsidRPr="00763078" w:rsidRDefault="00922E5A" w:rsidP="00763078">
      <w:pPr>
        <w:pStyle w:val="Heading1"/>
        <w:rPr>
          <w:b/>
          <w:sz w:val="24"/>
          <w:szCs w:val="24"/>
        </w:rPr>
      </w:pPr>
      <w:r w:rsidRPr="00763078">
        <w:br w:type="page"/>
      </w:r>
      <w:bookmarkStart w:id="363" w:name="_Toc77861037"/>
      <w:r w:rsidR="00F40006" w:rsidRPr="00763078">
        <w:rPr>
          <w:b/>
          <w:sz w:val="24"/>
          <w:szCs w:val="24"/>
        </w:rPr>
        <w:lastRenderedPageBreak/>
        <w:t>COMPLAINT PROCEDURE</w:t>
      </w:r>
      <w:bookmarkEnd w:id="361"/>
      <w:bookmarkEnd w:id="363"/>
      <w:r w:rsidR="00C979A4" w:rsidRPr="00763078">
        <w:rPr>
          <w:b/>
          <w:sz w:val="24"/>
          <w:szCs w:val="24"/>
        </w:rPr>
        <w:fldChar w:fldCharType="begin"/>
      </w:r>
      <w:r w:rsidR="00F40006" w:rsidRPr="00763078">
        <w:rPr>
          <w:b/>
          <w:sz w:val="24"/>
          <w:szCs w:val="24"/>
        </w:rPr>
        <w:instrText>tc \l1 "</w:instrText>
      </w:r>
      <w:bookmarkStart w:id="364" w:name="_Toc507862796"/>
      <w:bookmarkStart w:id="365" w:name="_Toc77575427"/>
      <w:r w:rsidR="00F40006" w:rsidRPr="00763078">
        <w:rPr>
          <w:b/>
          <w:sz w:val="24"/>
          <w:szCs w:val="24"/>
        </w:rPr>
        <w:instrText>COMPLAINT PROCEDURE</w:instrText>
      </w:r>
      <w:bookmarkEnd w:id="364"/>
      <w:bookmarkEnd w:id="365"/>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At </w:t>
      </w:r>
      <w:smartTag w:uri="urn:schemas-microsoft-com:office:smarttags" w:element="stockticker">
        <w:r w:rsidRPr="00763078">
          <w:rPr>
            <w:rFonts w:cstheme="minorHAnsi"/>
            <w:sz w:val="24"/>
            <w:szCs w:val="24"/>
          </w:rPr>
          <w:t>RTEC</w:t>
        </w:r>
      </w:smartTag>
      <w:r w:rsidRPr="00763078">
        <w:rPr>
          <w:rFonts w:cstheme="minorHAnsi"/>
          <w:sz w:val="24"/>
          <w:szCs w:val="24"/>
        </w:rPr>
        <w:t>, we think you have the right and responsibility to express your requests, suggestions or complaints. We cannot promise that the solution is going to be exactly what you want, however, we will make our decisions based on all the facts and ordinary business practices. No employee will be discriminated against for making a complaint.  Employees should have an opportunity to present their work</w:t>
      </w:r>
      <w:r w:rsidRPr="00763078">
        <w:rPr>
          <w:rFonts w:cstheme="minorHAnsi"/>
          <w:sz w:val="24"/>
          <w:szCs w:val="24"/>
        </w:rPr>
        <w:noBreakHyphen/>
        <w:t xml:space="preserve">related complaints and to appeal a management decision through a dispute resolution or grievance procedure.  </w:t>
      </w:r>
    </w:p>
    <w:p w:rsidR="00F40006" w:rsidRPr="00763078" w:rsidRDefault="00F40006">
      <w:pPr>
        <w:spacing w:line="254" w:lineRule="auto"/>
        <w:jc w:val="both"/>
        <w:rPr>
          <w:rFonts w:cstheme="minorHAnsi"/>
          <w:sz w:val="24"/>
          <w:szCs w:val="24"/>
        </w:rPr>
      </w:pPr>
      <w:r w:rsidRPr="00763078">
        <w:rPr>
          <w:rFonts w:cstheme="minorHAnsi"/>
          <w:sz w:val="24"/>
          <w:szCs w:val="24"/>
        </w:rPr>
        <w:t>The grievance procedure is for employees with appropriate grievances.  As used in this policy, the terms "reasonable time" generally will mean five working days.</w:t>
      </w:r>
    </w:p>
    <w:p w:rsidR="00F40006" w:rsidRPr="00763078" w:rsidRDefault="00F40006">
      <w:pPr>
        <w:spacing w:line="254" w:lineRule="auto"/>
        <w:jc w:val="both"/>
        <w:rPr>
          <w:rFonts w:cstheme="minorHAnsi"/>
          <w:sz w:val="24"/>
          <w:szCs w:val="24"/>
        </w:rPr>
      </w:pPr>
      <w:r w:rsidRPr="00763078">
        <w:rPr>
          <w:rFonts w:cstheme="minorHAnsi"/>
          <w:sz w:val="24"/>
          <w:szCs w:val="24"/>
        </w:rPr>
        <w:t>You should always follow the procedures outlined below if you feel that you have been discriminated against because of race, color, religion, age, sex, national origin, or being disabled, a disabled veteran or Vietnam Era.</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If and when you feel that you have been misunderstood or mistreated in any job action or if you have a question or a suggestion that might improve your job or operation, you should immediately talk with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 xml:space="preserve">If you are not satisfied with the answer from your supervisor, you should talk to or write to the Executive Director.  The facts will be reviewed regarding the situation and you will be advised of the decision within ten workdays after you bring the matter to the attention of the Executive Director.  </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Company may, at its discretion, refuse to proceed with any complaint it determines is improper under this policy.  Further, this policy does not alter the employment</w:t>
      </w:r>
      <w:r w:rsidRPr="00763078">
        <w:rPr>
          <w:rFonts w:cstheme="minorHAnsi"/>
          <w:sz w:val="24"/>
          <w:szCs w:val="24"/>
        </w:rPr>
        <w:noBreakHyphen/>
        <w:t>at</w:t>
      </w:r>
      <w:r w:rsidRPr="00763078">
        <w:rPr>
          <w:rFonts w:cstheme="minorHAnsi"/>
          <w:sz w:val="24"/>
          <w:szCs w:val="24"/>
        </w:rPr>
        <w:noBreakHyphen/>
        <w:t xml:space="preserve">will relationship in any way. </w:t>
      </w:r>
    </w:p>
    <w:p w:rsidR="00F40006" w:rsidRPr="00763078" w:rsidRDefault="00F40006" w:rsidP="00500658">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 xml:space="preserve">The Executive Director will attempt to resolve promptly all grievances that are appropriate for handling under this policy and may be contacted toll-free at </w:t>
      </w:r>
      <w:smartTag w:uri="urn:schemas-microsoft-com:office:smarttags" w:element="phone">
        <w:smartTagPr>
          <w:attr w:uri="urn:schemas-microsoft-com:office:office" w:name="ls" w:val="trans"/>
          <w:attr w:name="phonenumber" w:val="$6321$$$"/>
        </w:smartTagPr>
        <w:r w:rsidRPr="00763078">
          <w:rPr>
            <w:rFonts w:cstheme="minorHAnsi"/>
            <w:sz w:val="24"/>
            <w:szCs w:val="24"/>
          </w:rPr>
          <w:t>800-321-7832</w:t>
        </w:r>
      </w:smartTag>
      <w:r w:rsidRPr="00763078">
        <w:rPr>
          <w:rFonts w:cstheme="minorHAnsi"/>
          <w:sz w:val="24"/>
          <w:szCs w:val="24"/>
        </w:rPr>
        <w:t>, or by writing to:</w:t>
      </w:r>
    </w:p>
    <w:p w:rsidR="003A355F" w:rsidRPr="00763078" w:rsidRDefault="003A355F" w:rsidP="003A355F">
      <w:pPr>
        <w:spacing w:line="254" w:lineRule="auto"/>
        <w:jc w:val="both"/>
        <w:rPr>
          <w:rFonts w:cstheme="minorHAnsi"/>
          <w:sz w:val="24"/>
          <w:szCs w:val="24"/>
        </w:rPr>
      </w:pPr>
      <w:bookmarkStart w:id="366" w:name="_Toc25402360"/>
      <w:r w:rsidRPr="00763078">
        <w:rPr>
          <w:rFonts w:cstheme="minorHAnsi"/>
          <w:sz w:val="24"/>
          <w:szCs w:val="24"/>
        </w:rPr>
        <w:t>__________________________________</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Shirley L. Cummins, Executive Director</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3A355F" w:rsidRDefault="003A355F" w:rsidP="003A355F">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7559F6" w:rsidRPr="00763078" w:rsidRDefault="007559F6" w:rsidP="003A355F">
      <w:pPr>
        <w:spacing w:line="254" w:lineRule="auto"/>
        <w:jc w:val="both"/>
        <w:rPr>
          <w:rFonts w:cstheme="minorHAnsi"/>
          <w:sz w:val="24"/>
          <w:szCs w:val="24"/>
        </w:rPr>
      </w:pPr>
    </w:p>
    <w:p w:rsidR="00F40006" w:rsidRPr="00763078" w:rsidRDefault="00F40006" w:rsidP="003714C1">
      <w:pPr>
        <w:pStyle w:val="Heading1"/>
        <w:rPr>
          <w:b/>
          <w:sz w:val="24"/>
          <w:szCs w:val="24"/>
        </w:rPr>
      </w:pPr>
      <w:bookmarkStart w:id="367" w:name="_Toc77861038"/>
      <w:r w:rsidRPr="00763078">
        <w:rPr>
          <w:b/>
          <w:sz w:val="24"/>
          <w:szCs w:val="24"/>
        </w:rPr>
        <w:lastRenderedPageBreak/>
        <w:t xml:space="preserve">WAGE </w:t>
      </w:r>
      <w:smartTag w:uri="urn:schemas-microsoft-com:office:smarttags" w:element="stockticker">
        <w:r w:rsidRPr="00763078">
          <w:rPr>
            <w:b/>
            <w:sz w:val="24"/>
            <w:szCs w:val="24"/>
          </w:rPr>
          <w:t>AND</w:t>
        </w:r>
      </w:smartTag>
      <w:r w:rsidRPr="00763078">
        <w:rPr>
          <w:b/>
          <w:sz w:val="24"/>
          <w:szCs w:val="24"/>
        </w:rPr>
        <w:t xml:space="preserve"> BENEFIT REVIEW</w:t>
      </w:r>
      <w:bookmarkEnd w:id="366"/>
      <w:bookmarkEnd w:id="367"/>
      <w:r w:rsidR="00C979A4" w:rsidRPr="00763078">
        <w:rPr>
          <w:b/>
          <w:sz w:val="24"/>
          <w:szCs w:val="24"/>
        </w:rPr>
        <w:fldChar w:fldCharType="begin"/>
      </w:r>
      <w:r w:rsidRPr="00763078">
        <w:rPr>
          <w:b/>
          <w:sz w:val="24"/>
          <w:szCs w:val="24"/>
        </w:rPr>
        <w:instrText>tc \l1 "</w:instrText>
      </w:r>
      <w:bookmarkStart w:id="368" w:name="_Toc507862797"/>
      <w:bookmarkStart w:id="369" w:name="_Toc77575428"/>
      <w:r w:rsidRPr="00763078">
        <w:rPr>
          <w:b/>
          <w:sz w:val="24"/>
          <w:szCs w:val="24"/>
        </w:rPr>
        <w:instrText>WAGE AND BENEFIT REVIEW</w:instrText>
      </w:r>
      <w:bookmarkEnd w:id="368"/>
      <w:bookmarkEnd w:id="369"/>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Wages and benefits are reviewed and </w:t>
      </w:r>
      <w:r w:rsidR="008C3DBB">
        <w:rPr>
          <w:rFonts w:cstheme="minorHAnsi"/>
          <w:sz w:val="24"/>
          <w:szCs w:val="24"/>
        </w:rPr>
        <w:t xml:space="preserve">may be </w:t>
      </w:r>
      <w:r w:rsidRPr="00763078">
        <w:rPr>
          <w:rFonts w:cstheme="minorHAnsi"/>
          <w:sz w:val="24"/>
          <w:szCs w:val="24"/>
        </w:rPr>
        <w:t>adjusted on a periodic basis.</w:t>
      </w:r>
    </w:p>
    <w:p w:rsidR="00F40006" w:rsidRPr="00763078" w:rsidRDefault="00F40006">
      <w:pPr>
        <w:spacing w:line="254" w:lineRule="auto"/>
        <w:jc w:val="both"/>
        <w:rPr>
          <w:rFonts w:cstheme="minorHAnsi"/>
          <w:sz w:val="24"/>
          <w:szCs w:val="24"/>
        </w:rPr>
      </w:pPr>
    </w:p>
    <w:p w:rsidR="00F40006" w:rsidRPr="00763078" w:rsidRDefault="00F40006" w:rsidP="003714C1">
      <w:pPr>
        <w:pStyle w:val="Heading1"/>
        <w:rPr>
          <w:b/>
          <w:sz w:val="24"/>
          <w:szCs w:val="24"/>
        </w:rPr>
      </w:pPr>
      <w:bookmarkStart w:id="370" w:name="_Toc25402361"/>
      <w:bookmarkStart w:id="371" w:name="_Toc77861039"/>
      <w:r w:rsidRPr="00763078">
        <w:rPr>
          <w:b/>
          <w:sz w:val="24"/>
          <w:szCs w:val="24"/>
        </w:rPr>
        <w:t>EMPLOYEE BENEFITS</w:t>
      </w:r>
      <w:bookmarkEnd w:id="370"/>
      <w:bookmarkEnd w:id="371"/>
      <w:r w:rsidR="00C979A4" w:rsidRPr="00763078">
        <w:rPr>
          <w:b/>
          <w:sz w:val="24"/>
          <w:szCs w:val="24"/>
        </w:rPr>
        <w:fldChar w:fldCharType="begin"/>
      </w:r>
      <w:r w:rsidRPr="00763078">
        <w:rPr>
          <w:b/>
          <w:sz w:val="24"/>
          <w:szCs w:val="24"/>
        </w:rPr>
        <w:instrText>tc \l1 "</w:instrText>
      </w:r>
      <w:bookmarkStart w:id="372" w:name="_Toc77575429"/>
      <w:r w:rsidRPr="00763078">
        <w:rPr>
          <w:b/>
          <w:sz w:val="24"/>
          <w:szCs w:val="24"/>
        </w:rPr>
        <w:instrText>EMPLOYEE BENEFITS</w:instrText>
      </w:r>
      <w:bookmarkEnd w:id="372"/>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your protection now and even for your leisure time,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benefit program.  These benefits are explained briefly over the next few pages.  Please read them carefully.  If you have any questions about the benefits, refer to the appropriate Benefit Manual or ask your supervisor.  These benefits include: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Annual Leave/Vacation</w:t>
      </w:r>
      <w:r w:rsidRPr="00763078">
        <w:rPr>
          <w:rFonts w:cstheme="minorHAnsi"/>
          <w:sz w:val="24"/>
          <w:szCs w:val="24"/>
        </w:rPr>
        <w:tab/>
      </w:r>
      <w:r w:rsidRPr="00763078">
        <w:rPr>
          <w:rFonts w:cstheme="minorHAnsi"/>
          <w:sz w:val="24"/>
          <w:szCs w:val="24"/>
        </w:rPr>
        <w:tab/>
      </w:r>
      <w:r w:rsidRPr="00763078">
        <w:rPr>
          <w:rFonts w:cstheme="minorHAnsi"/>
          <w:sz w:val="24"/>
          <w:szCs w:val="24"/>
        </w:rPr>
        <w:tab/>
        <w:t>Life insurance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Holidays</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Social Security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Sick/Personal Leave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Funeral Pay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Medical Insurance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Jury Duty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Workers Compensation</w:t>
      </w:r>
      <w:r w:rsidRPr="00763078">
        <w:rPr>
          <w:rFonts w:cstheme="minorHAnsi"/>
          <w:sz w:val="24"/>
          <w:szCs w:val="24"/>
        </w:rPr>
        <w:tab/>
      </w:r>
      <w:r w:rsidRPr="00763078">
        <w:rPr>
          <w:rFonts w:cstheme="minorHAnsi"/>
          <w:sz w:val="24"/>
          <w:szCs w:val="24"/>
        </w:rPr>
        <w:tab/>
      </w:r>
      <w:r w:rsidRPr="00763078">
        <w:rPr>
          <w:rFonts w:cstheme="minorHAnsi"/>
          <w:sz w:val="24"/>
          <w:szCs w:val="24"/>
        </w:rPr>
        <w:tab/>
        <w:t>Military Leave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 xml:space="preserve">Family Medical Leave (FMLA) </w:t>
      </w:r>
      <w:r w:rsidRPr="00763078">
        <w:rPr>
          <w:rFonts w:cstheme="minorHAnsi"/>
          <w:sz w:val="24"/>
          <w:szCs w:val="24"/>
        </w:rPr>
        <w:tab/>
      </w:r>
      <w:r w:rsidRPr="00763078">
        <w:rPr>
          <w:rFonts w:cstheme="minorHAnsi"/>
          <w:sz w:val="24"/>
          <w:szCs w:val="24"/>
        </w:rPr>
        <w:tab/>
        <w:t>Unemployment Insurance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401-K Savings/Retirement Plan</w:t>
      </w:r>
      <w:r w:rsidR="0096379F" w:rsidRPr="00763078">
        <w:rPr>
          <w:rFonts w:cstheme="minorHAnsi"/>
          <w:sz w:val="24"/>
          <w:szCs w:val="24"/>
        </w:rPr>
        <w:tab/>
      </w:r>
      <w:r w:rsidR="0096379F" w:rsidRPr="00763078">
        <w:rPr>
          <w:rFonts w:cstheme="minorHAnsi"/>
          <w:sz w:val="24"/>
          <w:szCs w:val="24"/>
        </w:rPr>
        <w:tab/>
        <w:t>Flexible Spending Account (FSA)</w:t>
      </w:r>
    </w:p>
    <w:p w:rsidR="00F40006" w:rsidRPr="00763078" w:rsidRDefault="00F40006">
      <w:pPr>
        <w:spacing w:line="254" w:lineRule="auto"/>
        <w:ind w:firstLine="1440"/>
        <w:jc w:val="both"/>
        <w:rPr>
          <w:rFonts w:cstheme="minorHAnsi"/>
          <w:sz w:val="24"/>
          <w:szCs w:val="24"/>
        </w:rPr>
      </w:pPr>
    </w:p>
    <w:p w:rsidR="00F40006" w:rsidRPr="00763078" w:rsidRDefault="00F40006" w:rsidP="00BE4C01">
      <w:pPr>
        <w:pStyle w:val="Heading2"/>
        <w:rPr>
          <w:sz w:val="24"/>
          <w:szCs w:val="24"/>
        </w:rPr>
      </w:pPr>
      <w:bookmarkStart w:id="373" w:name="_Toc25402362"/>
      <w:bookmarkStart w:id="374" w:name="_Toc77861040"/>
      <w:r w:rsidRPr="00763078">
        <w:rPr>
          <w:sz w:val="24"/>
          <w:szCs w:val="24"/>
        </w:rPr>
        <w:t>MEDICAL INSURANCE</w:t>
      </w:r>
      <w:bookmarkEnd w:id="373"/>
      <w:bookmarkEnd w:id="374"/>
      <w:r w:rsidR="00C979A4" w:rsidRPr="00763078">
        <w:rPr>
          <w:sz w:val="24"/>
          <w:szCs w:val="24"/>
        </w:rPr>
        <w:fldChar w:fldCharType="begin"/>
      </w:r>
      <w:r w:rsidRPr="00763078">
        <w:rPr>
          <w:sz w:val="24"/>
          <w:szCs w:val="24"/>
        </w:rPr>
        <w:instrText>tc \l1 "</w:instrText>
      </w:r>
      <w:bookmarkStart w:id="375" w:name="_Toc77575430"/>
      <w:r w:rsidRPr="00763078">
        <w:rPr>
          <w:sz w:val="24"/>
          <w:szCs w:val="24"/>
        </w:rPr>
        <w:instrText>MEDICAL INSURANCE</w:instrText>
      </w:r>
      <w:bookmarkEnd w:id="375"/>
      <w:r w:rsidR="00C979A4" w:rsidRPr="00763078">
        <w:rPr>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r w:rsidR="004D2603" w:rsidRPr="00763078">
        <w:rPr>
          <w:rFonts w:cstheme="minorHAnsi"/>
          <w:sz w:val="24"/>
          <w:szCs w:val="24"/>
        </w:rPr>
        <w:t xml:space="preserve">will pay a budgeted amount toward its eligible employees’ </w:t>
      </w:r>
      <w:r w:rsidRPr="00763078">
        <w:rPr>
          <w:rFonts w:cstheme="minorHAnsi"/>
          <w:sz w:val="24"/>
          <w:szCs w:val="24"/>
        </w:rPr>
        <w:t>single-plan premium for health insurance for its active full-time workers in the event of a non-job-related accident or illness.  The employee is responsible for paying</w:t>
      </w:r>
      <w:r w:rsidR="004D2603" w:rsidRPr="00763078">
        <w:rPr>
          <w:rFonts w:cstheme="minorHAnsi"/>
          <w:sz w:val="24"/>
          <w:szCs w:val="24"/>
        </w:rPr>
        <w:t xml:space="preserve"> the balance </w:t>
      </w:r>
      <w:r w:rsidRPr="00763078">
        <w:rPr>
          <w:rFonts w:cstheme="minorHAnsi"/>
          <w:sz w:val="24"/>
          <w:szCs w:val="24"/>
        </w:rPr>
        <w:t xml:space="preserve">of the premium and any premiums for additional family members. This is subject to change at any time.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In order for an eligible spouse or dependent to be covered, the employee must authorize payroll deductions in the amount of the premium from their paycheck.</w:t>
      </w:r>
    </w:p>
    <w:p w:rsidR="00F40006" w:rsidRPr="001B1773" w:rsidRDefault="00F40006" w:rsidP="00963FBC">
      <w:pPr>
        <w:numPr>
          <w:ilvl w:val="0"/>
          <w:numId w:val="13"/>
        </w:numPr>
        <w:spacing w:line="254" w:lineRule="auto"/>
        <w:jc w:val="both"/>
        <w:rPr>
          <w:rFonts w:cstheme="minorHAnsi"/>
          <w:sz w:val="24"/>
          <w:szCs w:val="24"/>
        </w:rPr>
      </w:pPr>
      <w:r w:rsidRPr="001B1773">
        <w:rPr>
          <w:rFonts w:cstheme="minorHAnsi"/>
          <w:sz w:val="24"/>
          <w:szCs w:val="24"/>
        </w:rPr>
        <w:t xml:space="preserve">An employee is usually eligible to be covered on the first day of the following month after </w:t>
      </w:r>
      <w:r w:rsidR="00D84C01" w:rsidRPr="001B1773">
        <w:rPr>
          <w:rFonts w:cstheme="minorHAnsi"/>
          <w:sz w:val="24"/>
          <w:szCs w:val="24"/>
        </w:rPr>
        <w:t>6</w:t>
      </w:r>
      <w:r w:rsidRPr="001B1773">
        <w:rPr>
          <w:rFonts w:cstheme="minorHAnsi"/>
          <w:sz w:val="24"/>
          <w:szCs w:val="24"/>
        </w:rPr>
        <w:t>0</w:t>
      </w:r>
      <w:r w:rsidR="00D84C01" w:rsidRPr="001B1773">
        <w:rPr>
          <w:rFonts w:cstheme="minorHAnsi"/>
          <w:sz w:val="24"/>
          <w:szCs w:val="24"/>
        </w:rPr>
        <w:t>-</w:t>
      </w:r>
      <w:r w:rsidRPr="001B1773">
        <w:rPr>
          <w:rFonts w:cstheme="minorHAnsi"/>
          <w:sz w:val="24"/>
          <w:szCs w:val="24"/>
        </w:rPr>
        <w:t xml:space="preserve">days of employment, provided the employee is active, full-time, has paid the employee contribution, and if the employee has completed and returned the enrollment forms by the due date.  If an employee declines coverage because they are covered under </w:t>
      </w:r>
      <w:r w:rsidRPr="001B1773">
        <w:rPr>
          <w:rFonts w:cstheme="minorHAnsi"/>
          <w:sz w:val="24"/>
          <w:szCs w:val="24"/>
        </w:rPr>
        <w:lastRenderedPageBreak/>
        <w:t xml:space="preserve">a spousal plan, they will become eligible to enroll immediately in circumstances of a qualifying event such as divorce, birth of a child or loss of coverage due to another qualifying event.  The employee must notify the Human Resources Department immediately if they have a qualifying event to complete an application within 30 days of the qualifying event.  If the application is not submitted to the insurance carrier within 30 days of the qualifying event, the employee will not be eligible for enrollment until open enrollment period. </w:t>
      </w:r>
    </w:p>
    <w:p w:rsidR="00F40006" w:rsidRPr="00763078" w:rsidRDefault="00F40006" w:rsidP="001B1773">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The Company will not continue medical coverage for you or your dependents during a lay off.  If recalled within six months, your insurance will be reinstated; if more than six months, there will be a </w:t>
      </w:r>
      <w:r w:rsidR="00D84C01" w:rsidRPr="00763078">
        <w:rPr>
          <w:rFonts w:cstheme="minorHAnsi"/>
          <w:sz w:val="24"/>
          <w:szCs w:val="24"/>
        </w:rPr>
        <w:t>6</w:t>
      </w:r>
      <w:r w:rsidRPr="00763078">
        <w:rPr>
          <w:rFonts w:cstheme="minorHAnsi"/>
          <w:sz w:val="24"/>
          <w:szCs w:val="24"/>
        </w:rPr>
        <w:t>0-day waiting period.</w:t>
      </w:r>
    </w:p>
    <w:p w:rsidR="00F40006" w:rsidRPr="00763078" w:rsidRDefault="00F40006" w:rsidP="00BE4C01">
      <w:pPr>
        <w:rPr>
          <w:sz w:val="24"/>
          <w:szCs w:val="24"/>
        </w:rPr>
      </w:pPr>
      <w:r w:rsidRPr="00763078">
        <w:rPr>
          <w:sz w:val="24"/>
          <w:szCs w:val="24"/>
        </w:rPr>
        <w:t xml:space="preserve">If you terminate your employment or work reduced work hours with </w:t>
      </w:r>
      <w:smartTag w:uri="urn:schemas-microsoft-com:office:smarttags" w:element="stockticker">
        <w:r w:rsidRPr="00763078">
          <w:rPr>
            <w:sz w:val="24"/>
            <w:szCs w:val="24"/>
          </w:rPr>
          <w:t>RTEC</w:t>
        </w:r>
      </w:smartTag>
      <w:r w:rsidRPr="00763078">
        <w:rPr>
          <w:sz w:val="24"/>
          <w:szCs w:val="24"/>
        </w:rPr>
        <w:t xml:space="preserve"> you may be eligible to convert your group medical insurance policy to an individual policy through </w:t>
      </w:r>
      <w:r w:rsidRPr="00763078">
        <w:rPr>
          <w:b/>
          <w:sz w:val="24"/>
          <w:szCs w:val="24"/>
        </w:rPr>
        <w:t>COBRA.</w:t>
      </w:r>
      <w:r w:rsidRPr="00763078">
        <w:rPr>
          <w:sz w:val="24"/>
          <w:szCs w:val="24"/>
        </w:rPr>
        <w:t xml:space="preserve">   You will be notified by the COBRA Administrative Systems.  COBRA is briefly described below:</w:t>
      </w:r>
    </w:p>
    <w:p w:rsidR="00F40006" w:rsidRPr="00763078" w:rsidRDefault="00F40006" w:rsidP="00BE4C01">
      <w:pPr>
        <w:rPr>
          <w:sz w:val="24"/>
          <w:szCs w:val="24"/>
        </w:rPr>
      </w:pPr>
    </w:p>
    <w:p w:rsidR="00F40006" w:rsidRPr="00763078" w:rsidRDefault="00F40006" w:rsidP="00BE4C01">
      <w:pPr>
        <w:pStyle w:val="Heading2"/>
        <w:rPr>
          <w:sz w:val="24"/>
          <w:szCs w:val="24"/>
        </w:rPr>
      </w:pPr>
      <w:bookmarkStart w:id="376" w:name="_Toc77861041"/>
      <w:r w:rsidRPr="00763078">
        <w:rPr>
          <w:sz w:val="24"/>
          <w:szCs w:val="24"/>
        </w:rPr>
        <w:t>Declining Continuation of Coverage</w:t>
      </w:r>
      <w:bookmarkEnd w:id="376"/>
      <w:r w:rsidR="00C979A4" w:rsidRPr="00763078">
        <w:rPr>
          <w:sz w:val="24"/>
          <w:szCs w:val="24"/>
        </w:rPr>
        <w:fldChar w:fldCharType="begin"/>
      </w:r>
      <w:r w:rsidRPr="00763078">
        <w:rPr>
          <w:sz w:val="24"/>
          <w:szCs w:val="24"/>
        </w:rPr>
        <w:instrText>tc \l2 "</w:instrText>
      </w:r>
      <w:bookmarkStart w:id="377" w:name="_Toc507862800"/>
      <w:bookmarkStart w:id="378" w:name="_Toc77575431"/>
      <w:r w:rsidRPr="00763078">
        <w:rPr>
          <w:sz w:val="24"/>
          <w:szCs w:val="24"/>
        </w:rPr>
        <w:instrText>Declining Continuation of Coverage</w:instrText>
      </w:r>
      <w:bookmarkEnd w:id="377"/>
      <w:bookmarkEnd w:id="378"/>
      <w:r w:rsidR="00C979A4" w:rsidRPr="00763078">
        <w:rPr>
          <w:sz w:val="24"/>
          <w:szCs w:val="24"/>
        </w:rPr>
        <w:fldChar w:fldCharType="end"/>
      </w:r>
    </w:p>
    <w:p w:rsidR="00F40006" w:rsidRPr="00763078" w:rsidRDefault="00F40006">
      <w:pPr>
        <w:spacing w:line="254" w:lineRule="auto"/>
        <w:jc w:val="both"/>
        <w:rPr>
          <w:rFonts w:cstheme="minorHAnsi"/>
          <w:sz w:val="24"/>
          <w:szCs w:val="24"/>
        </w:rPr>
        <w:sectPr w:rsidR="00F40006" w:rsidRPr="00763078" w:rsidSect="00E14514">
          <w:headerReference w:type="default" r:id="rId10"/>
          <w:footerReference w:type="default" r:id="rId11"/>
          <w:endnotePr>
            <w:numFmt w:val="decimal"/>
          </w:endnotePr>
          <w:type w:val="continuous"/>
          <w:pgSz w:w="12240" w:h="15840" w:code="1"/>
          <w:pgMar w:top="1440" w:right="1440" w:bottom="1350" w:left="1440" w:header="720" w:footer="288" w:gutter="0"/>
          <w:pgNumType w:start="1"/>
          <w:cols w:space="720"/>
          <w:noEndnote/>
          <w:docGrid w:linePitch="326"/>
        </w:sectPr>
      </w:pP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 xml:space="preserve">The Continuation of Coverage Election Form should be completed even if the employee is declining continued coverage.  In the event that an employee elects not to continue coverage, remaining eligible dependents may elect to continue coverage independent of the employee.  These eligible </w:t>
      </w:r>
      <w:r w:rsidR="00763078" w:rsidRPr="00763078">
        <w:rPr>
          <w:rFonts w:cstheme="minorHAnsi"/>
          <w:sz w:val="24"/>
          <w:szCs w:val="24"/>
        </w:rPr>
        <w:t>dependents</w:t>
      </w:r>
      <w:r w:rsidRPr="00763078">
        <w:rPr>
          <w:rFonts w:cstheme="minorHAnsi"/>
          <w:sz w:val="24"/>
          <w:szCs w:val="24"/>
        </w:rPr>
        <w:t xml:space="preserve"> must complete the Continuation of Coverage Election Form within the 60-day election period.</w:t>
      </w:r>
    </w:p>
    <w:p w:rsidR="00F40006" w:rsidRPr="00763078" w:rsidRDefault="00F40006">
      <w:pPr>
        <w:spacing w:line="254" w:lineRule="auto"/>
        <w:jc w:val="both"/>
        <w:rPr>
          <w:rFonts w:cstheme="minorHAnsi"/>
          <w:sz w:val="24"/>
          <w:szCs w:val="24"/>
        </w:rPr>
      </w:pPr>
    </w:p>
    <w:p w:rsidR="00F40006" w:rsidRPr="00763078" w:rsidRDefault="00F40006" w:rsidP="007B407C">
      <w:pPr>
        <w:pStyle w:val="Heading2"/>
        <w:rPr>
          <w:sz w:val="24"/>
          <w:szCs w:val="24"/>
        </w:rPr>
      </w:pPr>
      <w:bookmarkStart w:id="379" w:name="_Toc77861042"/>
      <w:r w:rsidRPr="00763078">
        <w:rPr>
          <w:sz w:val="24"/>
          <w:szCs w:val="24"/>
        </w:rPr>
        <w:t>Termination of Coverage (COBRA)</w:t>
      </w:r>
      <w:bookmarkEnd w:id="379"/>
      <w:r w:rsidR="00C979A4" w:rsidRPr="00763078">
        <w:rPr>
          <w:sz w:val="24"/>
          <w:szCs w:val="24"/>
        </w:rPr>
        <w:fldChar w:fldCharType="begin"/>
      </w:r>
      <w:r w:rsidRPr="00763078">
        <w:rPr>
          <w:sz w:val="24"/>
          <w:szCs w:val="24"/>
        </w:rPr>
        <w:instrText>tc \l2 "</w:instrText>
      </w:r>
      <w:bookmarkStart w:id="380" w:name="_Toc77575432"/>
      <w:r w:rsidRPr="00763078">
        <w:rPr>
          <w:sz w:val="24"/>
          <w:szCs w:val="24"/>
        </w:rPr>
        <w:instrText>Termination of Coverage</w:instrText>
      </w:r>
      <w:bookmarkEnd w:id="380"/>
      <w:r w:rsidR="00C979A4" w:rsidRPr="00763078">
        <w:rPr>
          <w:sz w:val="24"/>
          <w:szCs w:val="24"/>
        </w:rPr>
        <w:fldChar w:fldCharType="end"/>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date the Medical Plan ends;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b.</w:t>
      </w:r>
      <w:r w:rsidRPr="00763078">
        <w:rPr>
          <w:rFonts w:cstheme="minorHAnsi"/>
          <w:sz w:val="24"/>
          <w:szCs w:val="24"/>
        </w:rPr>
        <w:tab/>
        <w:t>The date the Medical Plan is changed to end the coverage for the class of Employees to which the Employee belongs;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c.</w:t>
      </w:r>
      <w:r w:rsidRPr="00763078">
        <w:rPr>
          <w:rFonts w:cstheme="minorHAnsi"/>
          <w:sz w:val="24"/>
          <w:szCs w:val="24"/>
        </w:rPr>
        <w:tab/>
        <w:t>The date ending the period, for which you made any required contribution to the cost of the coverage and your contributions, has ended;</w:t>
      </w:r>
    </w:p>
    <w:p w:rsidR="00F40006" w:rsidRDefault="00F40006">
      <w:pPr>
        <w:spacing w:line="254" w:lineRule="auto"/>
        <w:ind w:left="1440" w:hanging="720"/>
        <w:jc w:val="both"/>
        <w:rPr>
          <w:rFonts w:cstheme="minorHAnsi"/>
          <w:sz w:val="24"/>
          <w:szCs w:val="24"/>
        </w:rPr>
      </w:pPr>
      <w:r w:rsidRPr="00763078">
        <w:rPr>
          <w:rFonts w:cstheme="minorHAnsi"/>
          <w:sz w:val="24"/>
          <w:szCs w:val="24"/>
        </w:rPr>
        <w:t>d.</w:t>
      </w:r>
      <w:r w:rsidRPr="00763078">
        <w:rPr>
          <w:rFonts w:cstheme="minorHAnsi"/>
          <w:sz w:val="24"/>
          <w:szCs w:val="24"/>
        </w:rPr>
        <w:tab/>
        <w:t>The date an Employee ceases to be a member of the class for which the coverage is provided.</w:t>
      </w:r>
    </w:p>
    <w:p w:rsidR="001A6259" w:rsidRPr="00763078" w:rsidRDefault="001A6259">
      <w:pPr>
        <w:spacing w:line="254" w:lineRule="auto"/>
        <w:ind w:left="1440" w:hanging="720"/>
        <w:jc w:val="both"/>
        <w:rPr>
          <w:rFonts w:cstheme="minorHAnsi"/>
          <w:sz w:val="24"/>
          <w:szCs w:val="24"/>
        </w:rPr>
      </w:pPr>
    </w:p>
    <w:p w:rsidR="00F40006" w:rsidRPr="00763078" w:rsidRDefault="00F40006" w:rsidP="00BE4C01">
      <w:pPr>
        <w:pStyle w:val="Heading2"/>
        <w:rPr>
          <w:sz w:val="24"/>
          <w:szCs w:val="24"/>
        </w:rPr>
      </w:pPr>
      <w:bookmarkStart w:id="381" w:name="_Toc77861043"/>
      <w:r w:rsidRPr="00763078">
        <w:rPr>
          <w:sz w:val="24"/>
          <w:szCs w:val="24"/>
        </w:rPr>
        <w:lastRenderedPageBreak/>
        <w:t>Continuation of Coverage (COBRA)</w:t>
      </w:r>
      <w:bookmarkEnd w:id="381"/>
      <w:r w:rsidR="00C979A4" w:rsidRPr="00763078">
        <w:rPr>
          <w:sz w:val="24"/>
          <w:szCs w:val="24"/>
        </w:rPr>
        <w:fldChar w:fldCharType="begin"/>
      </w:r>
      <w:r w:rsidRPr="00763078">
        <w:rPr>
          <w:sz w:val="24"/>
          <w:szCs w:val="24"/>
        </w:rPr>
        <w:instrText>tc \l2 "</w:instrText>
      </w:r>
      <w:bookmarkStart w:id="382" w:name="_Toc77575433"/>
      <w:r w:rsidRPr="00763078">
        <w:rPr>
          <w:sz w:val="24"/>
          <w:szCs w:val="24"/>
        </w:rPr>
        <w:instrText>Continuation of Coverage (COBRA)</w:instrText>
      </w:r>
      <w:bookmarkEnd w:id="382"/>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an employee's coverage is terminated, that employee has the right to continue coverage under the Consolidated Omnibus Budget Reconciliation Act of 1985 (COBRA).</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a.</w:t>
      </w:r>
      <w:r w:rsidRPr="00763078">
        <w:rPr>
          <w:rFonts w:cstheme="minorHAnsi"/>
          <w:sz w:val="24"/>
          <w:szCs w:val="24"/>
        </w:rPr>
        <w:tab/>
        <w:t xml:space="preserve">Eligibility - Persons eligible to apply for coverage through COBRA is called </w:t>
      </w:r>
      <w:r w:rsidR="00B339BF" w:rsidRPr="00763078">
        <w:rPr>
          <w:rFonts w:cstheme="minorHAnsi"/>
          <w:sz w:val="24"/>
          <w:szCs w:val="24"/>
        </w:rPr>
        <w:t>qualified</w:t>
      </w:r>
      <w:r w:rsidRPr="00763078">
        <w:rPr>
          <w:rFonts w:cstheme="minorHAnsi"/>
          <w:sz w:val="24"/>
          <w:szCs w:val="24"/>
        </w:rPr>
        <w:t xml:space="preserve"> beneficiaries.”  To be a qualified beneficiary an individual must have been covered on the day prior to a qualifying event.  Qualifying Events include the following:</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Employee's termination, except for gross misconduct,</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Employee's reduced work hours,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Employee's death,</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Employee's divorce or legal separation,</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f.</w:t>
      </w:r>
      <w:r w:rsidRPr="00763078">
        <w:rPr>
          <w:rFonts w:cstheme="minorHAnsi"/>
          <w:sz w:val="24"/>
          <w:szCs w:val="24"/>
        </w:rPr>
        <w:tab/>
        <w:t>Employee's entitlement to Medicare,</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g.</w:t>
      </w:r>
      <w:r w:rsidRPr="00763078">
        <w:rPr>
          <w:rFonts w:cstheme="minorHAnsi"/>
          <w:sz w:val="24"/>
          <w:szCs w:val="24"/>
        </w:rPr>
        <w:tab/>
        <w:t xml:space="preserve">Loss of </w:t>
      </w:r>
      <w:r w:rsidR="00DD5BFD" w:rsidRPr="00763078">
        <w:rPr>
          <w:rFonts w:cstheme="minorHAnsi"/>
          <w:sz w:val="24"/>
          <w:szCs w:val="24"/>
        </w:rPr>
        <w:t>dependent</w:t>
      </w:r>
      <w:r w:rsidRPr="00763078">
        <w:rPr>
          <w:rFonts w:cstheme="minorHAnsi"/>
          <w:sz w:val="24"/>
          <w:szCs w:val="24"/>
        </w:rPr>
        <w:t xml:space="preserve"> status,</w:t>
      </w:r>
    </w:p>
    <w:p w:rsidR="00F40006" w:rsidRPr="00987E9F" w:rsidRDefault="00F40006" w:rsidP="00963FBC">
      <w:pPr>
        <w:numPr>
          <w:ilvl w:val="0"/>
          <w:numId w:val="1"/>
        </w:numPr>
        <w:spacing w:line="254" w:lineRule="auto"/>
        <w:jc w:val="both"/>
        <w:rPr>
          <w:rFonts w:cstheme="minorHAnsi"/>
          <w:sz w:val="24"/>
          <w:szCs w:val="24"/>
        </w:rPr>
      </w:pPr>
      <w:r w:rsidRPr="00987E9F">
        <w:rPr>
          <w:rFonts w:cstheme="minorHAnsi"/>
          <w:sz w:val="24"/>
          <w:szCs w:val="24"/>
        </w:rPr>
        <w:t>Commencement of Corporate Chapter 11 Bankruptcy proceedings but only for retirees and their dependents.</w:t>
      </w:r>
    </w:p>
    <w:p w:rsidR="00F40006" w:rsidRPr="00763078" w:rsidRDefault="00F40006">
      <w:pPr>
        <w:pStyle w:val="BodyText"/>
        <w:widowControl w:val="0"/>
        <w:rPr>
          <w:rFonts w:cstheme="minorHAnsi"/>
          <w:sz w:val="24"/>
          <w:szCs w:val="24"/>
        </w:rPr>
      </w:pPr>
      <w:r w:rsidRPr="00763078">
        <w:rPr>
          <w:rFonts w:cstheme="minorHAnsi"/>
          <w:sz w:val="24"/>
          <w:szCs w:val="24"/>
        </w:rPr>
        <w:t>You or your dependents may be eligible to continue health coverage following termination of employment. If elected, the continued coverage will begin the day after your regular coverage ceased and will end 18 months following termination of employment.  The monthly premium will not be more than 102% of the total premium. A participant will have 60 days from the date of notice or from loss of coverage (whichever is later) to return it the COBRA election form.  A participant may elect to waive this coverage and will be asked to sign a waiver.  If the forms are not returned within 60 days, we will assume you have decided not to continue your coverage.</w:t>
      </w:r>
    </w:p>
    <w:p w:rsidR="00F40006" w:rsidRPr="00763078" w:rsidRDefault="00F40006">
      <w:pPr>
        <w:jc w:val="both"/>
        <w:rPr>
          <w:rFonts w:cstheme="minorHAnsi"/>
          <w:sz w:val="24"/>
          <w:szCs w:val="24"/>
        </w:rPr>
      </w:pPr>
      <w:r w:rsidRPr="00763078">
        <w:rPr>
          <w:rFonts w:cstheme="minorHAnsi"/>
          <w:sz w:val="24"/>
          <w:szCs w:val="24"/>
        </w:rPr>
        <w:t xml:space="preserve">By definition, the Consolidated Omnibus Budget Reconciliation Act of 1985 (COBRA) applies only to employers who are engaged in commerce and who normally employ 20 or more employees on a typical business day during the preceding calendar year.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subject to COBRA.</w:t>
      </w:r>
    </w:p>
    <w:p w:rsidR="00F40006" w:rsidRDefault="00F40006">
      <w:pPr>
        <w:jc w:val="both"/>
        <w:rPr>
          <w:rFonts w:cstheme="minorHAnsi"/>
          <w:sz w:val="24"/>
          <w:szCs w:val="24"/>
        </w:rPr>
      </w:pPr>
    </w:p>
    <w:p w:rsidR="00C8769E" w:rsidRPr="00763078" w:rsidRDefault="00C8769E">
      <w:pPr>
        <w:jc w:val="both"/>
        <w:rPr>
          <w:rFonts w:cstheme="minorHAnsi"/>
          <w:sz w:val="24"/>
          <w:szCs w:val="24"/>
        </w:rPr>
      </w:pPr>
    </w:p>
    <w:p w:rsidR="00F40006" w:rsidRPr="00763078" w:rsidRDefault="00F40006" w:rsidP="00BE4C01">
      <w:pPr>
        <w:pStyle w:val="Heading2"/>
        <w:rPr>
          <w:sz w:val="24"/>
          <w:szCs w:val="24"/>
        </w:rPr>
      </w:pPr>
      <w:bookmarkStart w:id="383" w:name="_Toc77861044"/>
      <w:r w:rsidRPr="00763078">
        <w:rPr>
          <w:sz w:val="24"/>
          <w:szCs w:val="24"/>
        </w:rPr>
        <w:lastRenderedPageBreak/>
        <w:t>Disabled COBRA Participants</w:t>
      </w:r>
      <w:bookmarkEnd w:id="383"/>
    </w:p>
    <w:p w:rsidR="00F40006" w:rsidRPr="00763078" w:rsidRDefault="00F40006">
      <w:pPr>
        <w:jc w:val="both"/>
        <w:rPr>
          <w:rFonts w:cstheme="minorHAnsi"/>
          <w:sz w:val="24"/>
          <w:szCs w:val="24"/>
        </w:rPr>
      </w:pPr>
      <w:r w:rsidRPr="00763078">
        <w:rPr>
          <w:rFonts w:cstheme="minorHAnsi"/>
          <w:sz w:val="24"/>
          <w:szCs w:val="24"/>
        </w:rPr>
        <w:t>For qualified beneficiaries that experienced either a Termination of Employment or Reduction in Work hours and who have been determined to be “Disabled” by Social Security Administration in the first eighteen (18) months of COBRA Continuation, will be offered an eleven (11) month extension.  Both the “Disabled” COBRA Participant and all other individuals on the plan will be eligible for the eleven- (11) month extension.</w:t>
      </w:r>
    </w:p>
    <w:p w:rsidR="00F40006" w:rsidRPr="00763078" w:rsidRDefault="00F40006">
      <w:pPr>
        <w:jc w:val="both"/>
        <w:rPr>
          <w:rFonts w:cstheme="minorHAnsi"/>
          <w:sz w:val="24"/>
          <w:szCs w:val="24"/>
        </w:rPr>
      </w:pPr>
    </w:p>
    <w:p w:rsidR="00F40006" w:rsidRPr="00763078" w:rsidRDefault="00F40006">
      <w:pPr>
        <w:pStyle w:val="Heading2"/>
        <w:rPr>
          <w:rFonts w:cstheme="minorHAnsi"/>
          <w:sz w:val="24"/>
          <w:szCs w:val="24"/>
        </w:rPr>
      </w:pPr>
      <w:bookmarkStart w:id="384" w:name="_Toc25402363"/>
      <w:bookmarkStart w:id="385" w:name="_Toc77861045"/>
      <w:r w:rsidRPr="00763078">
        <w:rPr>
          <w:rFonts w:cstheme="minorHAnsi"/>
          <w:sz w:val="24"/>
          <w:szCs w:val="24"/>
        </w:rPr>
        <w:t>WORKER’S COMPENSATION</w:t>
      </w:r>
      <w:bookmarkEnd w:id="384"/>
      <w:bookmarkEnd w:id="385"/>
      <w:r w:rsidR="00C979A4" w:rsidRPr="00763078">
        <w:rPr>
          <w:rFonts w:cstheme="minorHAnsi"/>
          <w:sz w:val="24"/>
          <w:szCs w:val="24"/>
        </w:rPr>
        <w:fldChar w:fldCharType="begin"/>
      </w:r>
      <w:r w:rsidRPr="00763078">
        <w:rPr>
          <w:rFonts w:cstheme="minorHAnsi"/>
          <w:sz w:val="24"/>
          <w:szCs w:val="24"/>
        </w:rPr>
        <w:instrText>tc \l1 "</w:instrText>
      </w:r>
      <w:bookmarkStart w:id="386" w:name="_Toc507862803"/>
      <w:bookmarkStart w:id="387" w:name="_Toc77575434"/>
      <w:r w:rsidRPr="00763078">
        <w:rPr>
          <w:rFonts w:cstheme="minorHAnsi"/>
          <w:sz w:val="24"/>
          <w:szCs w:val="24"/>
        </w:rPr>
        <w:instrText>WORKER</w:instrText>
      </w:r>
      <w:r w:rsidRPr="00763078">
        <w:rPr>
          <w:rFonts w:cstheme="minorHAnsi"/>
          <w:sz w:val="24"/>
          <w:szCs w:val="24"/>
        </w:rPr>
        <w:instrText>S COMPENSATION</w:instrText>
      </w:r>
      <w:bookmarkEnd w:id="386"/>
      <w:bookmarkEnd w:id="387"/>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workers’ compensation insurance to help ease the financial burden that may be encountered should you, during your employment at </w:t>
      </w:r>
      <w:smartTag w:uri="urn:schemas-microsoft-com:office:smarttags" w:element="stockticker">
        <w:r w:rsidRPr="00763078">
          <w:rPr>
            <w:rFonts w:cstheme="minorHAnsi"/>
            <w:sz w:val="24"/>
            <w:szCs w:val="24"/>
          </w:rPr>
          <w:t>RTEC</w:t>
        </w:r>
      </w:smartTag>
      <w:r w:rsidRPr="00763078">
        <w:rPr>
          <w:rFonts w:cstheme="minorHAnsi"/>
          <w:sz w:val="24"/>
          <w:szCs w:val="24"/>
        </w:rPr>
        <w:t>, suffer a job-related injury.</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You are eligible for workers’ compensation insurance benefits your first day on the job.</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 the event you incur a job-related injury, workers’ compensation insurance will pay all reasonable medical and hospital expenses resulting from such an accident.  In addition, if you are unable to perform work, you will be entitled to weekly benefits.  State Law determines benefits.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cost of the workers’ compensation insurance premium is Company paid.</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You are required to report any accident or injury </w:t>
      </w:r>
      <w:r w:rsidRPr="006902E7">
        <w:rPr>
          <w:rFonts w:cstheme="minorHAnsi"/>
          <w:i/>
          <w:sz w:val="24"/>
          <w:szCs w:val="24"/>
        </w:rPr>
        <w:t>immediately</w:t>
      </w:r>
      <w:r w:rsidRPr="006902E7">
        <w:rPr>
          <w:rFonts w:cstheme="minorHAnsi"/>
          <w:sz w:val="24"/>
          <w:szCs w:val="24"/>
        </w:rPr>
        <w:t xml:space="preserve"> to your supervisor, or in the supervisor’s absence, to the person in charge or the Human Resource Manager.  The claim will be filed for you, but only if you report the accident </w:t>
      </w:r>
      <w:r w:rsidRPr="006902E7">
        <w:rPr>
          <w:rFonts w:cstheme="minorHAnsi"/>
          <w:i/>
          <w:sz w:val="24"/>
          <w:szCs w:val="24"/>
        </w:rPr>
        <w:t>immediately</w:t>
      </w:r>
      <w:r w:rsidRPr="006902E7">
        <w:rPr>
          <w:rFonts w:cstheme="minorHAnsi"/>
          <w:sz w:val="24"/>
          <w:szCs w:val="24"/>
        </w:rPr>
        <w:t>.  You may be denied benefits if you fail to report an accident immediately.  Paid leave will not be substituted for worker’s compensation.</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A physician’s statement is required by </w:t>
      </w:r>
      <w:smartTag w:uri="urn:schemas-microsoft-com:office:smarttags" w:element="stockticker">
        <w:r w:rsidRPr="006902E7">
          <w:rPr>
            <w:rFonts w:cstheme="minorHAnsi"/>
            <w:sz w:val="24"/>
            <w:szCs w:val="24"/>
          </w:rPr>
          <w:t>RTEC</w:t>
        </w:r>
      </w:smartTag>
      <w:r w:rsidRPr="006902E7">
        <w:rPr>
          <w:rFonts w:cstheme="minorHAnsi"/>
          <w:sz w:val="24"/>
          <w:szCs w:val="24"/>
        </w:rPr>
        <w:t xml:space="preserve"> and must not exceed 30-days.</w:t>
      </w:r>
    </w:p>
    <w:p w:rsidR="00F40006" w:rsidRDefault="00F40006">
      <w:pPr>
        <w:numPr>
          <w:ilvl w:val="0"/>
          <w:numId w:val="2"/>
        </w:numPr>
        <w:spacing w:line="254" w:lineRule="auto"/>
        <w:jc w:val="both"/>
        <w:rPr>
          <w:rFonts w:cstheme="minorHAnsi"/>
          <w:sz w:val="24"/>
          <w:szCs w:val="24"/>
        </w:rPr>
      </w:pPr>
      <w:r w:rsidRPr="00763078">
        <w:rPr>
          <w:rFonts w:cstheme="minorHAnsi"/>
          <w:sz w:val="24"/>
          <w:szCs w:val="24"/>
        </w:rPr>
        <w:t xml:space="preserve">An employee who is absent due to an accident or injury and is receiving worker’s compensation benefits, where there is no paycheck through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Payroll Department for these deductions, they must pay their portion of the health, vision, or dental insurance.   The employee is responsible for submitting payment to the Human Resources Department Manager if they are interested in continuing these benefits.  FMLA and Worker’s Compensation run concurrent; therefore, at the end of 12-weeks, the employee will be notified of their right to continue benefits under COBRA.  (See FMLA and COBRA.)     </w:t>
      </w:r>
    </w:p>
    <w:p w:rsidR="00F40006" w:rsidRPr="00763078" w:rsidRDefault="00F40006">
      <w:pPr>
        <w:pStyle w:val="Heading2"/>
        <w:rPr>
          <w:rFonts w:cstheme="minorHAnsi"/>
          <w:sz w:val="24"/>
          <w:szCs w:val="24"/>
        </w:rPr>
      </w:pPr>
      <w:bookmarkStart w:id="388" w:name="_Toc25402364"/>
      <w:bookmarkStart w:id="389" w:name="_Toc77861046"/>
      <w:r w:rsidRPr="00763078">
        <w:rPr>
          <w:rFonts w:cstheme="minorHAnsi"/>
          <w:sz w:val="24"/>
          <w:szCs w:val="24"/>
        </w:rPr>
        <w:lastRenderedPageBreak/>
        <w:t xml:space="preserve">TERM </w:t>
      </w:r>
      <w:smartTag w:uri="urn:schemas-microsoft-com:office:smarttags" w:element="stockticker">
        <w:r w:rsidRPr="00763078">
          <w:rPr>
            <w:rFonts w:cstheme="minorHAnsi"/>
            <w:sz w:val="24"/>
            <w:szCs w:val="24"/>
          </w:rPr>
          <w:t>LIFE</w:t>
        </w:r>
      </w:smartTag>
      <w:r w:rsidRPr="00763078">
        <w:rPr>
          <w:rFonts w:cstheme="minorHAnsi"/>
          <w:sz w:val="24"/>
          <w:szCs w:val="24"/>
        </w:rPr>
        <w:t xml:space="preserve"> INSURANCE</w:t>
      </w:r>
      <w:bookmarkEnd w:id="388"/>
      <w:bookmarkEnd w:id="389"/>
      <w:r w:rsidR="00C979A4" w:rsidRPr="00763078">
        <w:rPr>
          <w:rFonts w:cstheme="minorHAnsi"/>
          <w:sz w:val="24"/>
          <w:szCs w:val="24"/>
        </w:rPr>
        <w:fldChar w:fldCharType="begin"/>
      </w:r>
      <w:r w:rsidRPr="00763078">
        <w:rPr>
          <w:rFonts w:cstheme="minorHAnsi"/>
          <w:sz w:val="24"/>
          <w:szCs w:val="24"/>
        </w:rPr>
        <w:instrText>tc \l1 "</w:instrText>
      </w:r>
      <w:bookmarkStart w:id="390" w:name="_Toc507862804"/>
      <w:bookmarkStart w:id="391" w:name="_Toc77575435"/>
      <w:r w:rsidRPr="00763078">
        <w:rPr>
          <w:rFonts w:cstheme="minorHAnsi"/>
          <w:sz w:val="24"/>
          <w:szCs w:val="24"/>
        </w:rPr>
        <w:instrText>LIFE INSURANCE</w:instrText>
      </w:r>
      <w:bookmarkEnd w:id="390"/>
      <w:bookmarkEnd w:id="39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term-life insurance policy for active full-time employees to help ease the financial burden that may be encountered in the event of your death.  An employee is responsible for reading the insurance booklet and understanding the terms.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You are eligible for life insurance benefits on the 1</w:t>
      </w:r>
      <w:r w:rsidRPr="00763078">
        <w:rPr>
          <w:rFonts w:cstheme="minorHAnsi"/>
          <w:sz w:val="24"/>
          <w:szCs w:val="24"/>
          <w:vertAlign w:val="superscript"/>
        </w:rPr>
        <w:t>st</w:t>
      </w:r>
      <w:r w:rsidRPr="00763078">
        <w:rPr>
          <w:rFonts w:cstheme="minorHAnsi"/>
          <w:sz w:val="24"/>
          <w:szCs w:val="24"/>
        </w:rPr>
        <w:t xml:space="preserve"> of the month after completion of </w:t>
      </w:r>
      <w:r w:rsidR="00963FBC">
        <w:rPr>
          <w:rFonts w:cstheme="minorHAnsi"/>
          <w:sz w:val="24"/>
          <w:szCs w:val="24"/>
        </w:rPr>
        <w:t>6</w:t>
      </w:r>
      <w:r w:rsidR="001A6259">
        <w:rPr>
          <w:rFonts w:cstheme="minorHAnsi"/>
          <w:sz w:val="24"/>
          <w:szCs w:val="24"/>
        </w:rPr>
        <w:t>0</w:t>
      </w:r>
      <w:r w:rsidRPr="00763078">
        <w:rPr>
          <w:rFonts w:cstheme="minorHAnsi"/>
          <w:sz w:val="24"/>
          <w:szCs w:val="24"/>
        </w:rPr>
        <w:t xml:space="preserve"> days</w:t>
      </w:r>
      <w:r w:rsidR="001A6259">
        <w:rPr>
          <w:rFonts w:cstheme="minorHAnsi"/>
          <w:sz w:val="24"/>
          <w:szCs w:val="24"/>
        </w:rPr>
        <w:t xml:space="preserve"> of</w:t>
      </w:r>
      <w:r w:rsidRPr="00763078">
        <w:rPr>
          <w:rFonts w:cstheme="minorHAnsi"/>
          <w:sz w:val="24"/>
          <w:szCs w:val="24"/>
        </w:rPr>
        <w:t xml:space="preserve"> employment if you have returned the completed application to the Human Resource Department and are an active full-time</w:t>
      </w:r>
      <w:r w:rsidR="001A6259">
        <w:rPr>
          <w:rFonts w:cstheme="minorHAnsi"/>
          <w:sz w:val="24"/>
          <w:szCs w:val="24"/>
        </w:rPr>
        <w:t xml:space="preserve"> or part-time </w:t>
      </w:r>
      <w:r w:rsidRPr="00763078">
        <w:rPr>
          <w:rFonts w:cstheme="minorHAnsi"/>
          <w:sz w:val="24"/>
          <w:szCs w:val="24"/>
        </w:rPr>
        <w:t>employee.</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 xml:space="preserve">The cost of the premium for the life insurance policy is paid by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In the event of your death, the insurance company will pay the full value of the life insurance policy to your beneficiary.  You are responsible for having on record with the company the correct beneficiary. </w:t>
      </w:r>
    </w:p>
    <w:p w:rsidR="00F40006"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The value of the life insurance policy and details are provided in your insurance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392" w:name="_Toc77861047"/>
      <w:r w:rsidRPr="00763078">
        <w:rPr>
          <w:rFonts w:cstheme="minorHAnsi"/>
          <w:sz w:val="24"/>
          <w:szCs w:val="24"/>
        </w:rPr>
        <w:t>DENTAL</w:t>
      </w:r>
      <w:r w:rsidR="00BA7A6F" w:rsidRPr="00763078">
        <w:rPr>
          <w:rFonts w:cstheme="minorHAnsi"/>
          <w:sz w:val="24"/>
          <w:szCs w:val="24"/>
        </w:rPr>
        <w:t xml:space="preserve"> </w:t>
      </w:r>
      <w:smartTag w:uri="urn:schemas-microsoft-com:office:smarttags" w:element="stockticker">
        <w:r w:rsidR="00BA7A6F" w:rsidRPr="00763078">
          <w:rPr>
            <w:rFonts w:cstheme="minorHAnsi"/>
            <w:sz w:val="24"/>
            <w:szCs w:val="24"/>
          </w:rPr>
          <w:t>AND</w:t>
        </w:r>
      </w:smartTag>
      <w:r w:rsidR="00BA7A6F" w:rsidRPr="00763078">
        <w:rPr>
          <w:rFonts w:cstheme="minorHAnsi"/>
          <w:sz w:val="24"/>
          <w:szCs w:val="24"/>
        </w:rPr>
        <w:t xml:space="preserve"> </w:t>
      </w:r>
      <w:r w:rsidR="008F19F8" w:rsidRPr="00763078">
        <w:rPr>
          <w:rFonts w:cstheme="minorHAnsi"/>
          <w:sz w:val="24"/>
          <w:szCs w:val="24"/>
        </w:rPr>
        <w:t>VISION INSURANCE</w:t>
      </w:r>
      <w:bookmarkEnd w:id="392"/>
    </w:p>
    <w:p w:rsidR="00F40006" w:rsidRPr="00763078" w:rsidRDefault="00F40006" w:rsidP="001948D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currently pays </w:t>
      </w:r>
      <w:r w:rsidR="004D2603" w:rsidRPr="00763078">
        <w:rPr>
          <w:rFonts w:cstheme="minorHAnsi"/>
          <w:sz w:val="24"/>
          <w:szCs w:val="24"/>
        </w:rPr>
        <w:t>a budgeted amount</w:t>
      </w:r>
      <w:r w:rsidRPr="00763078">
        <w:rPr>
          <w:rFonts w:cstheme="minorHAnsi"/>
          <w:sz w:val="24"/>
          <w:szCs w:val="24"/>
        </w:rPr>
        <w:t xml:space="preserve"> of the single-plan premium for dental </w:t>
      </w:r>
      <w:r w:rsidR="00BA7A6F" w:rsidRPr="00763078">
        <w:rPr>
          <w:rFonts w:cstheme="minorHAnsi"/>
          <w:sz w:val="24"/>
          <w:szCs w:val="24"/>
        </w:rPr>
        <w:t xml:space="preserve">and vision </w:t>
      </w:r>
      <w:r w:rsidRPr="00763078">
        <w:rPr>
          <w:rFonts w:cstheme="minorHAnsi"/>
          <w:sz w:val="24"/>
          <w:szCs w:val="24"/>
        </w:rPr>
        <w:t xml:space="preserve">insurance for its active full-time workers. The employee is responsible for paying </w:t>
      </w:r>
      <w:r w:rsidR="004D2603" w:rsidRPr="00763078">
        <w:rPr>
          <w:rFonts w:cstheme="minorHAnsi"/>
          <w:sz w:val="24"/>
          <w:szCs w:val="24"/>
        </w:rPr>
        <w:t>the balance o</w:t>
      </w:r>
      <w:r w:rsidRPr="00763078">
        <w:rPr>
          <w:rFonts w:cstheme="minorHAnsi"/>
          <w:sz w:val="24"/>
          <w:szCs w:val="24"/>
        </w:rPr>
        <w:t xml:space="preserve">f the premium and any premiums for additional family members.  Continued coverage and the amount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pays toward its employee’s dental insurance premiums are subject to change and effective upon notice.</w:t>
      </w:r>
      <w:r w:rsidR="001948D6" w:rsidRPr="00763078">
        <w:rPr>
          <w:rFonts w:cstheme="minorHAnsi"/>
          <w:sz w:val="24"/>
          <w:szCs w:val="24"/>
        </w:rPr>
        <w:t xml:space="preserve"> An employee is usually eligible to be covered on the first day of the following month after 60-days of employment.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393" w:name="_Toc25402365"/>
      <w:bookmarkStart w:id="394" w:name="_Toc77861048"/>
      <w:r w:rsidRPr="00763078">
        <w:rPr>
          <w:rFonts w:cstheme="minorHAnsi"/>
          <w:sz w:val="24"/>
          <w:szCs w:val="24"/>
        </w:rPr>
        <w:t>SOCIAL SECURITY</w:t>
      </w:r>
      <w:bookmarkEnd w:id="393"/>
      <w:bookmarkEnd w:id="394"/>
      <w:r w:rsidR="00C979A4" w:rsidRPr="00763078">
        <w:rPr>
          <w:rFonts w:cstheme="minorHAnsi"/>
          <w:sz w:val="24"/>
          <w:szCs w:val="24"/>
        </w:rPr>
        <w:fldChar w:fldCharType="begin"/>
      </w:r>
      <w:r w:rsidRPr="00763078">
        <w:rPr>
          <w:rFonts w:cstheme="minorHAnsi"/>
          <w:sz w:val="24"/>
          <w:szCs w:val="24"/>
        </w:rPr>
        <w:instrText>tc \l1 "</w:instrText>
      </w:r>
      <w:bookmarkStart w:id="395" w:name="_Toc507862805"/>
      <w:bookmarkStart w:id="396" w:name="_Toc77575436"/>
      <w:r w:rsidRPr="00763078">
        <w:rPr>
          <w:rFonts w:cstheme="minorHAnsi"/>
          <w:sz w:val="24"/>
          <w:szCs w:val="24"/>
        </w:rPr>
        <w:instrText>SOCIAL SECURITY</w:instrText>
      </w:r>
      <w:bookmarkEnd w:id="395"/>
      <w:bookmarkEnd w:id="396"/>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Social Security benefits are provided in order that you may have a source of income and medical insurance during your retirement years.</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Social Security benefits is determined at the time of need and is governed by Federal Law.</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Social Security is a </w:t>
      </w:r>
      <w:r w:rsidR="00B339BF" w:rsidRPr="00763078">
        <w:rPr>
          <w:rFonts w:cstheme="minorHAnsi"/>
          <w:sz w:val="24"/>
          <w:szCs w:val="24"/>
        </w:rPr>
        <w:t>federally</w:t>
      </w:r>
      <w:r w:rsidRPr="00763078">
        <w:rPr>
          <w:rFonts w:cstheme="minorHAnsi"/>
          <w:sz w:val="24"/>
          <w:szCs w:val="24"/>
        </w:rPr>
        <w:t xml:space="preserve"> sponsored program that pays several kinds of benefits that are available to you during retirement, if you have contributed to the program during your working </w:t>
      </w:r>
      <w:r w:rsidRPr="00763078">
        <w:rPr>
          <w:rFonts w:cstheme="minorHAnsi"/>
          <w:sz w:val="24"/>
          <w:szCs w:val="24"/>
        </w:rPr>
        <w:lastRenderedPageBreak/>
        <w:t>years.  You may receive disability benefits should you become disabled prior to your retirement, and in case of your death, your family may be eligible for benefits.</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sectPr>
      </w:pP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 xml:space="preserve">The cost of Social Security benefits (FICA) is shared between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you.  For every dollar you pay,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matches it.</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Claims for Social Security benefits should be filed at your local Social Security office.  </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397" w:name="_Toc25402366"/>
      <w:bookmarkStart w:id="398" w:name="_Toc77861049"/>
      <w:r w:rsidRPr="00763078">
        <w:rPr>
          <w:rFonts w:cstheme="minorHAnsi"/>
          <w:sz w:val="24"/>
          <w:szCs w:val="24"/>
        </w:rPr>
        <w:t>RETIREMENT</w:t>
      </w:r>
      <w:bookmarkEnd w:id="397"/>
      <w:bookmarkEnd w:id="398"/>
      <w:r w:rsidR="00C979A4" w:rsidRPr="00763078">
        <w:rPr>
          <w:rFonts w:cstheme="minorHAnsi"/>
          <w:sz w:val="24"/>
          <w:szCs w:val="24"/>
        </w:rPr>
        <w:fldChar w:fldCharType="begin"/>
      </w:r>
      <w:r w:rsidRPr="00763078">
        <w:rPr>
          <w:rFonts w:cstheme="minorHAnsi"/>
          <w:sz w:val="24"/>
          <w:szCs w:val="24"/>
        </w:rPr>
        <w:instrText>tc \l1 "</w:instrText>
      </w:r>
      <w:bookmarkStart w:id="399" w:name="_Toc77575437"/>
      <w:r w:rsidRPr="00763078">
        <w:rPr>
          <w:rFonts w:cstheme="minorHAnsi"/>
          <w:sz w:val="24"/>
          <w:szCs w:val="24"/>
        </w:rPr>
        <w:instrText>RETIREMENT</w:instrText>
      </w:r>
      <w:bookmarkEnd w:id="399"/>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401-K Employee Savings Plan through pretax payroll deduction with Employer match for full-time active employees for the purpose of supplementing your Social Security benefits with additional retirement income.  You must complete additional service requirements as described in the Plan to be eligible to participate.  Other eligibility and requirements are explained in the retirement plan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00" w:name="_Toc25402367"/>
      <w:bookmarkStart w:id="401" w:name="_Toc77861050"/>
      <w:r w:rsidRPr="00763078">
        <w:rPr>
          <w:rFonts w:cstheme="minorHAnsi"/>
          <w:sz w:val="24"/>
          <w:szCs w:val="24"/>
        </w:rPr>
        <w:t>PERSONAL LEAVE (Sick Leave)</w:t>
      </w:r>
      <w:bookmarkEnd w:id="400"/>
      <w:bookmarkEnd w:id="401"/>
      <w:r w:rsidR="00C979A4" w:rsidRPr="00763078">
        <w:rPr>
          <w:rFonts w:cstheme="minorHAnsi"/>
          <w:sz w:val="24"/>
          <w:szCs w:val="24"/>
        </w:rPr>
        <w:fldChar w:fldCharType="begin"/>
      </w:r>
      <w:r w:rsidRPr="00763078">
        <w:rPr>
          <w:rFonts w:cstheme="minorHAnsi"/>
          <w:sz w:val="24"/>
          <w:szCs w:val="24"/>
        </w:rPr>
        <w:instrText>tc \l1 "</w:instrText>
      </w:r>
      <w:bookmarkStart w:id="402" w:name="_Toc77575438"/>
      <w:r w:rsidRPr="00763078">
        <w:rPr>
          <w:rFonts w:cstheme="minorHAnsi"/>
          <w:sz w:val="24"/>
          <w:szCs w:val="24"/>
        </w:rPr>
        <w:instrText>PERSONAL LEAVE (Sick Leave)</w:instrText>
      </w:r>
      <w:bookmarkEnd w:id="402"/>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Personal/Sick Leave provides an opportunity for full-time active employees to keep medical, dental, and optical appointments; funeral not covered under this policy; or </w:t>
      </w:r>
      <w:r w:rsidR="00B30254" w:rsidRPr="00763078">
        <w:rPr>
          <w:rFonts w:cstheme="minorHAnsi"/>
          <w:sz w:val="24"/>
          <w:szCs w:val="24"/>
        </w:rPr>
        <w:t xml:space="preserve">to </w:t>
      </w:r>
      <w:r w:rsidRPr="00763078">
        <w:rPr>
          <w:rFonts w:cstheme="minorHAnsi"/>
          <w:sz w:val="24"/>
          <w:szCs w:val="24"/>
        </w:rPr>
        <w:t xml:space="preserve">take care of urgent personal business that cannot be conducted after normal business hours.  </w:t>
      </w:r>
      <w:ins w:id="403" w:author="Sheila Stallworth" w:date="2021-09-29T16:02:00Z">
        <w:r w:rsidR="00FF4EEE">
          <w:rPr>
            <w:rFonts w:cstheme="minorHAnsi"/>
            <w:sz w:val="24"/>
            <w:szCs w:val="24"/>
          </w:rPr>
          <w:t>On the 3</w:t>
        </w:r>
        <w:r w:rsidR="00FF4EEE" w:rsidRPr="00FF4EEE">
          <w:rPr>
            <w:rFonts w:cstheme="minorHAnsi"/>
            <w:sz w:val="24"/>
            <w:szCs w:val="24"/>
            <w:vertAlign w:val="superscript"/>
            <w:rPrChange w:id="404" w:author="Sheila Stallworth" w:date="2021-09-29T16:03:00Z">
              <w:rPr>
                <w:rFonts w:cstheme="minorHAnsi"/>
                <w:sz w:val="24"/>
                <w:szCs w:val="24"/>
              </w:rPr>
            </w:rPrChange>
          </w:rPr>
          <w:t>rd</w:t>
        </w:r>
        <w:r w:rsidR="00FF4EEE">
          <w:rPr>
            <w:rFonts w:cstheme="minorHAnsi"/>
            <w:sz w:val="24"/>
            <w:szCs w:val="24"/>
          </w:rPr>
          <w:t xml:space="preserve"> </w:t>
        </w:r>
      </w:ins>
      <w:ins w:id="405" w:author="Sheila Stallworth" w:date="2021-09-29T16:03:00Z">
        <w:r w:rsidR="00FF4EEE">
          <w:rPr>
            <w:rFonts w:cstheme="minorHAnsi"/>
            <w:sz w:val="24"/>
            <w:szCs w:val="24"/>
          </w:rPr>
          <w:t xml:space="preserve">day of consecutive absence </w:t>
        </w:r>
      </w:ins>
      <w:del w:id="406" w:author="Sheila Stallworth" w:date="2021-09-29T16:03:00Z">
        <w:r w:rsidRPr="00763078" w:rsidDel="00FF4EEE">
          <w:rPr>
            <w:rFonts w:cstheme="minorHAnsi"/>
            <w:sz w:val="24"/>
            <w:szCs w:val="24"/>
          </w:rPr>
          <w:delText>When absence exceeds two (2) consecutive workdays, w</w:delText>
        </w:r>
      </w:del>
      <w:ins w:id="407" w:author="Sheila Stallworth" w:date="2021-09-29T16:03:00Z">
        <w:r w:rsidR="00FF4EEE">
          <w:rPr>
            <w:rFonts w:cstheme="minorHAnsi"/>
            <w:sz w:val="24"/>
            <w:szCs w:val="24"/>
          </w:rPr>
          <w:t>w</w:t>
        </w:r>
      </w:ins>
      <w:r w:rsidRPr="00763078">
        <w:rPr>
          <w:rFonts w:cstheme="minorHAnsi"/>
          <w:sz w:val="24"/>
          <w:szCs w:val="24"/>
        </w:rPr>
        <w:t xml:space="preserve">e require a physician's statement indicating the </w:t>
      </w:r>
      <w:r w:rsidR="004179F6" w:rsidRPr="00763078">
        <w:rPr>
          <w:rFonts w:cstheme="minorHAnsi"/>
          <w:sz w:val="24"/>
          <w:szCs w:val="24"/>
        </w:rPr>
        <w:t>need for absence</w:t>
      </w:r>
      <w:r w:rsidRPr="00763078">
        <w:rPr>
          <w:rFonts w:cstheme="minorHAnsi"/>
          <w:sz w:val="24"/>
          <w:szCs w:val="24"/>
        </w:rPr>
        <w:t xml:space="preserve">. Personal/Sick Leave is accrued at the rate of </w:t>
      </w:r>
      <w:r w:rsidR="001214E0" w:rsidRPr="00763078">
        <w:rPr>
          <w:rFonts w:cstheme="minorHAnsi"/>
          <w:sz w:val="24"/>
          <w:szCs w:val="24"/>
        </w:rPr>
        <w:t>2</w:t>
      </w:r>
      <w:r w:rsidRPr="00763078">
        <w:rPr>
          <w:rFonts w:cstheme="minorHAnsi"/>
          <w:sz w:val="24"/>
          <w:szCs w:val="24"/>
        </w:rPr>
        <w:t xml:space="preserve"> hours per pay period worked, not to exceed </w:t>
      </w:r>
      <w:r w:rsidR="00683A05" w:rsidRPr="00763078">
        <w:rPr>
          <w:rFonts w:cstheme="minorHAnsi"/>
          <w:sz w:val="24"/>
          <w:szCs w:val="24"/>
        </w:rPr>
        <w:t xml:space="preserve">6 </w:t>
      </w:r>
      <w:r w:rsidR="00B339BF" w:rsidRPr="00763078">
        <w:rPr>
          <w:rFonts w:cstheme="minorHAnsi"/>
          <w:sz w:val="24"/>
          <w:szCs w:val="24"/>
        </w:rPr>
        <w:t>days</w:t>
      </w:r>
      <w:r w:rsidRPr="00763078">
        <w:rPr>
          <w:rFonts w:cstheme="minorHAnsi"/>
          <w:sz w:val="24"/>
          <w:szCs w:val="24"/>
        </w:rPr>
        <w:t xml:space="preserve"> per year. You are eligible for personal/sick leave after </w:t>
      </w:r>
      <w:r w:rsidR="00D84C01" w:rsidRPr="00763078">
        <w:rPr>
          <w:rFonts w:cstheme="minorHAnsi"/>
          <w:sz w:val="24"/>
          <w:szCs w:val="24"/>
        </w:rPr>
        <w:t>thirty (30) days</w:t>
      </w:r>
      <w:r w:rsidRPr="00763078">
        <w:rPr>
          <w:rFonts w:cstheme="minorHAnsi"/>
          <w:sz w:val="24"/>
          <w:szCs w:val="24"/>
        </w:rPr>
        <w:t xml:space="preserve"> of employment if you regularly work full-time.  Maximum accrual limits </w:t>
      </w:r>
      <w:r w:rsidR="00D84C01" w:rsidRPr="00763078">
        <w:rPr>
          <w:rFonts w:cstheme="minorHAnsi"/>
          <w:sz w:val="24"/>
          <w:szCs w:val="24"/>
        </w:rPr>
        <w:t>are</w:t>
      </w:r>
      <w:r w:rsidRPr="00763078">
        <w:rPr>
          <w:rFonts w:cstheme="minorHAnsi"/>
          <w:sz w:val="24"/>
          <w:szCs w:val="24"/>
        </w:rPr>
        <w:t xml:space="preserve"> </w:t>
      </w:r>
      <w:r w:rsidR="00D84C01" w:rsidRPr="00763078">
        <w:rPr>
          <w:rFonts w:cstheme="minorHAnsi"/>
          <w:sz w:val="24"/>
          <w:szCs w:val="24"/>
        </w:rPr>
        <w:t>sixty</w:t>
      </w:r>
      <w:r w:rsidR="00B339BF" w:rsidRPr="00763078">
        <w:rPr>
          <w:rFonts w:cstheme="minorHAnsi"/>
          <w:sz w:val="24"/>
          <w:szCs w:val="24"/>
        </w:rPr>
        <w:t xml:space="preserve"> (</w:t>
      </w:r>
      <w:r w:rsidR="00D84C01" w:rsidRPr="00763078">
        <w:rPr>
          <w:rFonts w:cstheme="minorHAnsi"/>
          <w:sz w:val="24"/>
          <w:szCs w:val="24"/>
        </w:rPr>
        <w:t>6</w:t>
      </w:r>
      <w:r w:rsidR="00BA7A6F" w:rsidRPr="00763078">
        <w:rPr>
          <w:rFonts w:cstheme="minorHAnsi"/>
          <w:sz w:val="24"/>
          <w:szCs w:val="24"/>
        </w:rPr>
        <w:t>0</w:t>
      </w:r>
      <w:r w:rsidRPr="00763078">
        <w:rPr>
          <w:rFonts w:cstheme="minorHAnsi"/>
          <w:sz w:val="24"/>
          <w:szCs w:val="24"/>
        </w:rPr>
        <w:t xml:space="preserve">) days that may be used during the temporary disability of the employee.   </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All absences from work must be covered by available leave in order to be excused. An employee must have available leave to cover the absence.  Under this policy, personal/sick leave hours will be reduced.  To receive payment for the hours absent, adequate notice or approved documentation for the emergency must be provided and attached to the time sheet.</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Personal/Sick leave cannot be transferred to other employees.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Personal/Sick leave is not used in computing </w:t>
      </w:r>
      <w:r w:rsidR="008D06D4" w:rsidRPr="00763078">
        <w:rPr>
          <w:rFonts w:cstheme="minorHAnsi"/>
          <w:sz w:val="24"/>
          <w:szCs w:val="24"/>
        </w:rPr>
        <w:t>overtime</w:t>
      </w:r>
      <w:r w:rsidRPr="00763078">
        <w:rPr>
          <w:rFonts w:cstheme="minorHAnsi"/>
          <w:sz w:val="24"/>
          <w:szCs w:val="24"/>
        </w:rPr>
        <w:t xml:space="preserve"> wages.  </w:t>
      </w:r>
    </w:p>
    <w:p w:rsidR="00F40006" w:rsidRDefault="00F40006">
      <w:pPr>
        <w:spacing w:line="254" w:lineRule="auto"/>
        <w:jc w:val="both"/>
        <w:rPr>
          <w:rFonts w:cstheme="minorHAnsi"/>
          <w:sz w:val="24"/>
          <w:szCs w:val="24"/>
        </w:rPr>
      </w:pPr>
      <w:r w:rsidRPr="00763078">
        <w:rPr>
          <w:rFonts w:cstheme="minorHAnsi"/>
          <w:sz w:val="24"/>
          <w:szCs w:val="24"/>
        </w:rPr>
        <w:lastRenderedPageBreak/>
        <w:t xml:space="preserve">Absence on Personal/Sick leave does not constitute being present on the day before or after a holiday.  </w:t>
      </w:r>
    </w:p>
    <w:p w:rsidR="005B032A" w:rsidRPr="00763078" w:rsidRDefault="005B032A" w:rsidP="005B032A">
      <w:pPr>
        <w:spacing w:line="254" w:lineRule="auto"/>
        <w:jc w:val="both"/>
        <w:rPr>
          <w:rFonts w:cstheme="minorHAnsi"/>
          <w:sz w:val="24"/>
          <w:szCs w:val="24"/>
        </w:rPr>
      </w:pPr>
      <w:r w:rsidRPr="00763078">
        <w:rPr>
          <w:rFonts w:cstheme="minorHAnsi"/>
          <w:sz w:val="24"/>
          <w:szCs w:val="24"/>
        </w:rPr>
        <w:t>Personal/Sick Leave</w:t>
      </w:r>
      <w:r>
        <w:rPr>
          <w:rFonts w:cstheme="minorHAnsi"/>
          <w:sz w:val="24"/>
          <w:szCs w:val="24"/>
        </w:rPr>
        <w:t xml:space="preserve"> cannot be used </w:t>
      </w:r>
      <w:r w:rsidRPr="003A6504">
        <w:rPr>
          <w:rFonts w:cstheme="minorHAnsi"/>
          <w:sz w:val="24"/>
          <w:szCs w:val="24"/>
        </w:rPr>
        <w:t>to extend</w:t>
      </w:r>
      <w:r>
        <w:rPr>
          <w:rFonts w:cstheme="minorHAnsi"/>
          <w:sz w:val="24"/>
          <w:szCs w:val="24"/>
        </w:rPr>
        <w:t xml:space="preserve"> annual vacation.</w:t>
      </w:r>
    </w:p>
    <w:p w:rsidR="00F40006" w:rsidRDefault="00F40006">
      <w:pPr>
        <w:spacing w:line="254" w:lineRule="auto"/>
        <w:jc w:val="both"/>
        <w:rPr>
          <w:rFonts w:cstheme="minorHAnsi"/>
          <w:sz w:val="24"/>
          <w:szCs w:val="24"/>
        </w:rPr>
      </w:pPr>
      <w:r w:rsidRPr="00763078">
        <w:rPr>
          <w:rFonts w:cstheme="minorHAnsi"/>
          <w:sz w:val="24"/>
          <w:szCs w:val="24"/>
        </w:rPr>
        <w:t xml:space="preserve">Accrued leave is not paid upon termination, during notice of resignation, or resignation.  </w:t>
      </w:r>
    </w:p>
    <w:p w:rsidR="000A78A8" w:rsidRPr="00763078" w:rsidRDefault="000A78A8">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08" w:name="_Toc25402368"/>
      <w:bookmarkStart w:id="409" w:name="_Toc77861051"/>
      <w:r w:rsidRPr="00763078">
        <w:rPr>
          <w:rFonts w:cstheme="minorHAnsi"/>
          <w:sz w:val="24"/>
          <w:szCs w:val="24"/>
        </w:rPr>
        <w:t>ANNUAL LEAVE (Vacation)</w:t>
      </w:r>
      <w:bookmarkEnd w:id="408"/>
      <w:bookmarkEnd w:id="409"/>
      <w:r w:rsidR="00C979A4" w:rsidRPr="00763078">
        <w:rPr>
          <w:rFonts w:cstheme="minorHAnsi"/>
          <w:sz w:val="24"/>
          <w:szCs w:val="24"/>
        </w:rPr>
        <w:fldChar w:fldCharType="begin"/>
      </w:r>
      <w:r w:rsidRPr="00763078">
        <w:rPr>
          <w:rFonts w:cstheme="minorHAnsi"/>
          <w:sz w:val="24"/>
          <w:szCs w:val="24"/>
        </w:rPr>
        <w:instrText>tc \l1 "</w:instrText>
      </w:r>
      <w:bookmarkStart w:id="410" w:name="_Toc507862808"/>
      <w:bookmarkStart w:id="411" w:name="_Toc77575439"/>
      <w:r w:rsidRPr="00763078">
        <w:rPr>
          <w:rFonts w:cstheme="minorHAnsi"/>
          <w:sz w:val="24"/>
          <w:szCs w:val="24"/>
        </w:rPr>
        <w:instrText>ANNUAL LEAVE (Vacation)</w:instrText>
      </w:r>
      <w:bookmarkEnd w:id="410"/>
      <w:bookmarkEnd w:id="41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vacation with pay for its full-time active employees in recognition of continuous service and for assuring periodic intervals of recreation, rest and diversion.</w:t>
      </w:r>
    </w:p>
    <w:p w:rsidR="00F40006" w:rsidRPr="00763078" w:rsidRDefault="00F40006">
      <w:pPr>
        <w:spacing w:line="254" w:lineRule="auto"/>
        <w:jc w:val="both"/>
        <w:rPr>
          <w:rFonts w:cstheme="minorHAnsi"/>
          <w:sz w:val="24"/>
          <w:szCs w:val="24"/>
        </w:rPr>
      </w:pPr>
      <w:r w:rsidRPr="00763078">
        <w:rPr>
          <w:rFonts w:cstheme="minorHAnsi"/>
          <w:sz w:val="24"/>
          <w:szCs w:val="24"/>
        </w:rPr>
        <w:t>To keep all departments adequately staffed, vacation leave will be scheduled to have no more than two (2) employees in the same department on leave at the same time.  Employees are required to work with the supervisor in scheduling vacation time as follows:</w:t>
      </w:r>
      <w:r w:rsidRPr="00763078">
        <w:rPr>
          <w:rFonts w:cstheme="minorHAnsi"/>
          <w:sz w:val="24"/>
          <w:szCs w:val="24"/>
        </w:rPr>
        <w:tab/>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1.</w:t>
      </w:r>
      <w:r w:rsidRPr="00763078">
        <w:rPr>
          <w:rFonts w:cstheme="minorHAnsi"/>
          <w:sz w:val="24"/>
          <w:szCs w:val="24"/>
        </w:rPr>
        <w:tab/>
        <w:t xml:space="preserve">Use annual leave/vacation </w:t>
      </w:r>
      <w:r w:rsidR="00B30254" w:rsidRPr="00763078">
        <w:rPr>
          <w:rFonts w:cstheme="minorHAnsi"/>
          <w:sz w:val="24"/>
          <w:szCs w:val="24"/>
        </w:rPr>
        <w:t>prior to the anniversary date</w:t>
      </w:r>
      <w:r w:rsidRPr="00763078">
        <w:rPr>
          <w:rFonts w:cstheme="minorHAnsi"/>
          <w:sz w:val="24"/>
          <w:szCs w:val="24"/>
        </w:rPr>
        <w:t>,</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2.</w:t>
      </w:r>
      <w:r w:rsidRPr="00763078">
        <w:rPr>
          <w:rFonts w:cstheme="minorHAnsi"/>
          <w:sz w:val="24"/>
          <w:szCs w:val="24"/>
        </w:rPr>
        <w:tab/>
        <w:t>Submit requests for annual leave/vacation a minimum of 2 weeks prior to the first date employee expects to take annual leave, and</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3.</w:t>
      </w:r>
      <w:r w:rsidRPr="00763078">
        <w:rPr>
          <w:rFonts w:cstheme="minorHAnsi"/>
          <w:sz w:val="24"/>
          <w:szCs w:val="24"/>
        </w:rPr>
        <w:tab/>
        <w:t>Receive approval from your Manager before leave is taken.</w:t>
      </w:r>
    </w:p>
    <w:p w:rsidR="00F40006" w:rsidRPr="00763078" w:rsidRDefault="00F40006">
      <w:pPr>
        <w:spacing w:line="254" w:lineRule="auto"/>
        <w:jc w:val="both"/>
        <w:rPr>
          <w:rFonts w:cstheme="minorHAnsi"/>
          <w:sz w:val="24"/>
          <w:szCs w:val="24"/>
        </w:rPr>
      </w:pPr>
      <w:r w:rsidRPr="00763078">
        <w:rPr>
          <w:rFonts w:cstheme="minorHAnsi"/>
          <w:sz w:val="24"/>
          <w:szCs w:val="24"/>
        </w:rPr>
        <w:t>Should you end your employment with the Company following one year of service, you will be paid all vacation due at the time of your termination, provided you return all property of the Company in acceptable condition.</w:t>
      </w:r>
    </w:p>
    <w:p w:rsidR="00F40006" w:rsidRPr="00763078" w:rsidRDefault="00F40006">
      <w:pPr>
        <w:spacing w:line="254" w:lineRule="auto"/>
        <w:jc w:val="both"/>
        <w:rPr>
          <w:rFonts w:cstheme="minorHAnsi"/>
          <w:sz w:val="24"/>
          <w:szCs w:val="24"/>
        </w:rPr>
      </w:pPr>
      <w:r w:rsidRPr="00763078">
        <w:rPr>
          <w:rFonts w:cstheme="minorHAnsi"/>
          <w:sz w:val="24"/>
          <w:szCs w:val="24"/>
        </w:rPr>
        <w:t>If a holiday falls within your vacation period, you will be granted an additional day of</w:t>
      </w:r>
      <w:r w:rsidR="00A402C8" w:rsidRPr="00763078">
        <w:rPr>
          <w:rFonts w:cstheme="minorHAnsi"/>
          <w:sz w:val="24"/>
          <w:szCs w:val="24"/>
        </w:rPr>
        <w:t>f.</w:t>
      </w:r>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Absence because of sickness, injury or disability in excess of that authorized for such purposes may be charged against annual leave.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maximum leave limits for paid vacation or annual leave for qualifying employees </w:t>
      </w:r>
      <w:r w:rsidR="00720C53" w:rsidRPr="00763078">
        <w:rPr>
          <w:rFonts w:cstheme="minorHAnsi"/>
          <w:sz w:val="24"/>
          <w:szCs w:val="24"/>
        </w:rPr>
        <w:t>are</w:t>
      </w:r>
      <w:r w:rsidRPr="00763078">
        <w:rPr>
          <w:rFonts w:cstheme="minorHAnsi"/>
          <w:sz w:val="24"/>
          <w:szCs w:val="24"/>
        </w:rPr>
        <w:t xml:space="preserve"> as </w:t>
      </w:r>
      <w:r w:rsidR="00987E9F">
        <w:rPr>
          <w:rFonts w:cstheme="minorHAnsi"/>
          <w:sz w:val="24"/>
          <w:szCs w:val="24"/>
        </w:rPr>
        <w:t>f</w:t>
      </w:r>
      <w:r w:rsidRPr="00763078">
        <w:rPr>
          <w:rFonts w:cstheme="minorHAnsi"/>
          <w:sz w:val="24"/>
          <w:szCs w:val="24"/>
        </w:rPr>
        <w:t>ollows:</w:t>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rPr>
        <w:t>Full Years</w:t>
      </w:r>
      <w:r w:rsidRPr="00763078">
        <w:rPr>
          <w:rFonts w:cstheme="minorHAnsi"/>
          <w:sz w:val="24"/>
          <w:szCs w:val="24"/>
        </w:rPr>
        <w:tab/>
      </w:r>
      <w:r w:rsidRPr="00763078">
        <w:rPr>
          <w:rFonts w:cstheme="minorHAnsi"/>
          <w:sz w:val="24"/>
          <w:szCs w:val="24"/>
        </w:rPr>
        <w:tab/>
        <w:t xml:space="preserve">Days of </w:t>
      </w:r>
      <w:r w:rsidRPr="00763078">
        <w:rPr>
          <w:rFonts w:cstheme="minorHAnsi"/>
          <w:sz w:val="24"/>
          <w:szCs w:val="24"/>
        </w:rPr>
        <w:tab/>
      </w:r>
      <w:r w:rsidRPr="00763078">
        <w:rPr>
          <w:rFonts w:cstheme="minorHAnsi"/>
          <w:sz w:val="24"/>
          <w:szCs w:val="24"/>
        </w:rPr>
        <w:tab/>
        <w:t xml:space="preserve">Leave </w:t>
      </w:r>
      <w:r w:rsidRPr="00763078">
        <w:rPr>
          <w:rFonts w:cstheme="minorHAnsi"/>
          <w:sz w:val="24"/>
          <w:szCs w:val="24"/>
        </w:rPr>
        <w:tab/>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u w:val="single"/>
        </w:rPr>
        <w:t>of Service</w:t>
      </w:r>
      <w:r w:rsidRPr="00763078">
        <w:rPr>
          <w:rFonts w:cstheme="minorHAnsi"/>
          <w:sz w:val="24"/>
          <w:szCs w:val="24"/>
        </w:rPr>
        <w:t xml:space="preserve"> </w:t>
      </w:r>
      <w:r w:rsidR="004E6A22" w:rsidRPr="00763078">
        <w:rPr>
          <w:rFonts w:cstheme="minorHAnsi"/>
          <w:sz w:val="24"/>
          <w:szCs w:val="24"/>
        </w:rPr>
        <w:t xml:space="preserve"> </w:t>
      </w:r>
      <w:r w:rsidRPr="00763078">
        <w:rPr>
          <w:rFonts w:cstheme="minorHAnsi"/>
          <w:sz w:val="24"/>
          <w:szCs w:val="24"/>
        </w:rPr>
        <w:t xml:space="preserve">       </w:t>
      </w:r>
      <w:r w:rsidRPr="00763078">
        <w:rPr>
          <w:rFonts w:cstheme="minorHAnsi"/>
          <w:sz w:val="24"/>
          <w:szCs w:val="24"/>
        </w:rPr>
        <w:tab/>
      </w:r>
      <w:r w:rsidRPr="00763078">
        <w:rPr>
          <w:rFonts w:cstheme="minorHAnsi"/>
          <w:sz w:val="24"/>
          <w:szCs w:val="24"/>
          <w:u w:val="single"/>
        </w:rPr>
        <w:t>Paid Leave</w:t>
      </w:r>
      <w:r w:rsidRPr="00763078">
        <w:rPr>
          <w:rFonts w:cstheme="minorHAnsi"/>
          <w:sz w:val="24"/>
          <w:szCs w:val="24"/>
        </w:rPr>
        <w:tab/>
      </w:r>
      <w:r w:rsidRPr="00763078">
        <w:rPr>
          <w:rFonts w:cstheme="minorHAnsi"/>
          <w:sz w:val="24"/>
          <w:szCs w:val="24"/>
        </w:rPr>
        <w:tab/>
      </w:r>
      <w:r w:rsidRPr="00763078">
        <w:rPr>
          <w:rFonts w:cstheme="minorHAnsi"/>
          <w:sz w:val="24"/>
          <w:szCs w:val="24"/>
          <w:u w:val="single"/>
        </w:rPr>
        <w:t xml:space="preserve">Limits            </w:t>
      </w:r>
    </w:p>
    <w:p w:rsidR="00F40006" w:rsidRPr="00763078" w:rsidRDefault="00F40006">
      <w:pPr>
        <w:spacing w:line="254" w:lineRule="auto"/>
        <w:jc w:val="both"/>
        <w:rPr>
          <w:rFonts w:cstheme="minorHAnsi"/>
          <w:sz w:val="24"/>
          <w:szCs w:val="24"/>
        </w:rPr>
      </w:pPr>
      <w:r w:rsidRPr="00763078">
        <w:rPr>
          <w:rFonts w:cstheme="minorHAnsi"/>
          <w:sz w:val="24"/>
          <w:szCs w:val="24"/>
        </w:rPr>
        <w:t>1 year</w:t>
      </w:r>
      <w:r w:rsidRPr="00763078">
        <w:rPr>
          <w:rFonts w:cstheme="minorHAnsi"/>
          <w:sz w:val="24"/>
          <w:szCs w:val="24"/>
        </w:rPr>
        <w:tab/>
      </w:r>
      <w:r w:rsidRPr="00763078">
        <w:rPr>
          <w:rFonts w:cstheme="minorHAnsi"/>
          <w:sz w:val="24"/>
          <w:szCs w:val="24"/>
        </w:rPr>
        <w:tab/>
      </w:r>
      <w:r w:rsidRPr="00763078">
        <w:rPr>
          <w:rFonts w:cstheme="minorHAnsi"/>
          <w:sz w:val="24"/>
          <w:szCs w:val="24"/>
        </w:rPr>
        <w:tab/>
        <w:t xml:space="preserve">  5 days</w:t>
      </w:r>
      <w:r w:rsidRPr="00763078">
        <w:rPr>
          <w:rFonts w:cstheme="minorHAnsi"/>
          <w:sz w:val="24"/>
          <w:szCs w:val="24"/>
        </w:rPr>
        <w:tab/>
        <w:t xml:space="preserve">  </w:t>
      </w:r>
      <w:r w:rsidRPr="00763078">
        <w:rPr>
          <w:rFonts w:cstheme="minorHAnsi"/>
          <w:sz w:val="24"/>
          <w:szCs w:val="24"/>
        </w:rPr>
        <w:tab/>
        <w:t xml:space="preserve">  5 days</w:t>
      </w:r>
    </w:p>
    <w:p w:rsidR="00F40006" w:rsidRPr="00763078" w:rsidRDefault="00F40006">
      <w:pPr>
        <w:spacing w:line="254" w:lineRule="auto"/>
        <w:jc w:val="both"/>
        <w:rPr>
          <w:rFonts w:cstheme="minorHAnsi"/>
          <w:sz w:val="24"/>
          <w:szCs w:val="24"/>
        </w:rPr>
      </w:pPr>
      <w:r w:rsidRPr="00763078">
        <w:rPr>
          <w:rFonts w:cstheme="minorHAnsi"/>
          <w:sz w:val="24"/>
          <w:szCs w:val="24"/>
        </w:rPr>
        <w:t>2 - 10 years</w:t>
      </w:r>
      <w:r w:rsidRPr="00763078">
        <w:rPr>
          <w:rFonts w:cstheme="minorHAnsi"/>
          <w:sz w:val="24"/>
          <w:szCs w:val="24"/>
        </w:rPr>
        <w:tab/>
      </w:r>
      <w:r w:rsidRPr="00763078">
        <w:rPr>
          <w:rFonts w:cstheme="minorHAnsi"/>
          <w:sz w:val="24"/>
          <w:szCs w:val="24"/>
        </w:rPr>
        <w:tab/>
        <w:t>10 days</w:t>
      </w:r>
      <w:r w:rsidRPr="00763078">
        <w:rPr>
          <w:rFonts w:cstheme="minorHAnsi"/>
          <w:sz w:val="24"/>
          <w:szCs w:val="24"/>
        </w:rPr>
        <w:tab/>
      </w:r>
      <w:r w:rsidRPr="00763078">
        <w:rPr>
          <w:rFonts w:cstheme="minorHAnsi"/>
          <w:sz w:val="24"/>
          <w:szCs w:val="24"/>
        </w:rPr>
        <w:tab/>
        <w:t>10 days</w:t>
      </w: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10 years or longer</w:t>
      </w:r>
      <w:r w:rsidRPr="00763078">
        <w:rPr>
          <w:rFonts w:cstheme="minorHAnsi"/>
          <w:sz w:val="24"/>
          <w:szCs w:val="24"/>
        </w:rPr>
        <w:tab/>
        <w:t>15 days</w:t>
      </w:r>
      <w:r w:rsidRPr="00763078">
        <w:rPr>
          <w:rFonts w:cstheme="minorHAnsi"/>
          <w:sz w:val="24"/>
          <w:szCs w:val="24"/>
        </w:rPr>
        <w:tab/>
      </w:r>
      <w:r w:rsidRPr="00763078">
        <w:rPr>
          <w:rFonts w:cstheme="minorHAnsi"/>
          <w:sz w:val="24"/>
          <w:szCs w:val="24"/>
        </w:rPr>
        <w:tab/>
        <w:t>15 days</w:t>
      </w:r>
    </w:p>
    <w:p w:rsidR="00F40006" w:rsidRPr="00763078" w:rsidRDefault="00F40006">
      <w:pPr>
        <w:spacing w:line="254" w:lineRule="auto"/>
        <w:jc w:val="both"/>
        <w:rPr>
          <w:rFonts w:cstheme="minorHAnsi"/>
          <w:sz w:val="24"/>
          <w:szCs w:val="24"/>
        </w:rPr>
      </w:pPr>
      <w:r w:rsidRPr="00763078">
        <w:rPr>
          <w:rFonts w:cstheme="minorHAnsi"/>
          <w:sz w:val="24"/>
          <w:szCs w:val="24"/>
        </w:rPr>
        <w:t>15 years or longer</w:t>
      </w:r>
      <w:r w:rsidRPr="00763078">
        <w:rPr>
          <w:rFonts w:cstheme="minorHAnsi"/>
          <w:sz w:val="24"/>
          <w:szCs w:val="24"/>
        </w:rPr>
        <w:tab/>
        <w:t>20 days</w:t>
      </w:r>
      <w:r w:rsidRPr="00763078">
        <w:rPr>
          <w:rFonts w:cstheme="minorHAnsi"/>
          <w:sz w:val="24"/>
          <w:szCs w:val="24"/>
        </w:rPr>
        <w:tab/>
      </w:r>
      <w:r w:rsidRPr="00763078">
        <w:rPr>
          <w:rFonts w:cstheme="minorHAnsi"/>
          <w:sz w:val="24"/>
          <w:szCs w:val="24"/>
        </w:rPr>
        <w:tab/>
        <w:t>20 days</w:t>
      </w:r>
    </w:p>
    <w:p w:rsidR="00F40006" w:rsidRDefault="00F40006">
      <w:pPr>
        <w:pStyle w:val="BodyText"/>
        <w:rPr>
          <w:rFonts w:cstheme="minorHAnsi"/>
          <w:sz w:val="24"/>
          <w:szCs w:val="24"/>
        </w:rPr>
      </w:pPr>
      <w:r w:rsidRPr="00763078">
        <w:rPr>
          <w:rFonts w:cstheme="minorHAnsi"/>
          <w:sz w:val="24"/>
          <w:szCs w:val="24"/>
        </w:rPr>
        <w:t xml:space="preserve">On the employee's employment anniversary date, all annual leave in excess of allowable leave days is lost.  </w:t>
      </w:r>
    </w:p>
    <w:p w:rsidR="00C65BFF" w:rsidRDefault="00C65BFF" w:rsidP="00C65BFF">
      <w:pPr>
        <w:pStyle w:val="Heading2"/>
        <w:rPr>
          <w:rFonts w:eastAsia="Times New Roman"/>
        </w:rPr>
      </w:pPr>
      <w:bookmarkStart w:id="412" w:name="_Toc77861052"/>
      <w:r>
        <w:rPr>
          <w:rFonts w:eastAsia="Times New Roman"/>
        </w:rPr>
        <w:t>Kentucky Pregnant Worker’s Act</w:t>
      </w:r>
      <w:bookmarkEnd w:id="412"/>
    </w:p>
    <w:p w:rsidR="005E6161" w:rsidRPr="00073CCB" w:rsidRDefault="005E6161" w:rsidP="00073CCB">
      <w:pPr>
        <w:rPr>
          <w:rFonts w:eastAsia="Times New Roman" w:cs="Times New Roman"/>
        </w:rPr>
      </w:pPr>
      <w:r w:rsidRPr="00073CCB">
        <w:rPr>
          <w:rFonts w:eastAsia="Times New Roman" w:cs="Times New Roman"/>
        </w:rPr>
        <w:t>Beginning June 27, 2019, Kentucky employers must provide reasonable accommodations to employees who are limited due to pregnancy, childbirth, and related medical conditions, unless it would impose an undue hardship on the employer to do so.</w:t>
      </w:r>
    </w:p>
    <w:p w:rsidR="005E6161" w:rsidRPr="00073CCB" w:rsidRDefault="005E6161" w:rsidP="00073CCB">
      <w:pPr>
        <w:rPr>
          <w:rFonts w:eastAsia="Times New Roman" w:cs="Times New Roman"/>
          <w:color w:val="333333"/>
        </w:rPr>
      </w:pPr>
      <w:r w:rsidRPr="00073CCB">
        <w:rPr>
          <w:rFonts w:eastAsia="Times New Roman" w:cs="Times New Roman"/>
          <w:color w:val="333333"/>
        </w:rPr>
        <w:t>The Kentucky Pregnant Workers Act amends the Kentucky Civil Rights Act (KCRA) and applies to employers with at least 15 employees within the state in each of at least 20 calendar weeks in the current or preceding calendar year. The Act also applies to any agent of the employer. Governor Matt Bevin signed the Act into law on April 9, 2019.</w:t>
      </w:r>
    </w:p>
    <w:p w:rsidR="005E6161" w:rsidRPr="00073CCB" w:rsidRDefault="005E6161" w:rsidP="00073CCB">
      <w:pPr>
        <w:rPr>
          <w:rFonts w:eastAsia="Times New Roman" w:cs="Times New Roman"/>
          <w:color w:val="333333"/>
        </w:rPr>
      </w:pPr>
      <w:r w:rsidRPr="00073CCB">
        <w:rPr>
          <w:rFonts w:eastAsia="Times New Roman" w:cs="Times New Roman"/>
          <w:color w:val="333333"/>
        </w:rPr>
        <w:t>Under the Act, “related medical conditions” that must be reasonably accommodated, absent undue hardship to the employer, include lactation and the need to express breast milk for a nursing child.</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Reasonable Accommodations</w:t>
      </w:r>
    </w:p>
    <w:p w:rsidR="005E6161" w:rsidRPr="00073CCB" w:rsidRDefault="005E6161" w:rsidP="00073CCB">
      <w:pPr>
        <w:rPr>
          <w:rFonts w:eastAsia="Times New Roman" w:cs="Times New Roman"/>
          <w:color w:val="333333"/>
        </w:rPr>
      </w:pPr>
      <w:r w:rsidRPr="00073CCB">
        <w:rPr>
          <w:rFonts w:eastAsia="Times New Roman" w:cs="Times New Roman"/>
          <w:color w:val="333333"/>
        </w:rPr>
        <w:t>The Act provides that an employee may not be required to take leave from work if another reasonable accommodation can be provided.</w:t>
      </w:r>
    </w:p>
    <w:p w:rsidR="005E6161" w:rsidRPr="00073CCB" w:rsidRDefault="005E6161" w:rsidP="00073CCB">
      <w:pPr>
        <w:rPr>
          <w:rFonts w:eastAsia="Times New Roman" w:cs="Times New Roman"/>
          <w:color w:val="333333"/>
        </w:rPr>
      </w:pPr>
      <w:r w:rsidRPr="00073CCB">
        <w:rPr>
          <w:rFonts w:eastAsia="Times New Roman" w:cs="Times New Roman"/>
          <w:color w:val="333333"/>
        </w:rPr>
        <w:t>The Act provides examples of reasonable accommodations an employer may have to provide to an employee who is limited due to her pregnancy, childbirth, or related medical conditions, including:</w:t>
      </w:r>
    </w:p>
    <w:p w:rsidR="005E6161" w:rsidRPr="00073CCB" w:rsidRDefault="005E6161" w:rsidP="00073CCB">
      <w:pPr>
        <w:rPr>
          <w:rFonts w:eastAsia="Times New Roman" w:cs="Times New Roman"/>
          <w:color w:val="333333"/>
        </w:rPr>
      </w:pPr>
      <w:r w:rsidRPr="00073CCB">
        <w:rPr>
          <w:rFonts w:eastAsia="Times New Roman" w:cs="Times New Roman"/>
          <w:color w:val="333333"/>
        </w:rPr>
        <w:t>More frequent or longer breaks</w:t>
      </w:r>
    </w:p>
    <w:p w:rsidR="005E6161" w:rsidRPr="00073CCB" w:rsidRDefault="005E6161" w:rsidP="00073CCB">
      <w:pPr>
        <w:rPr>
          <w:rFonts w:eastAsia="Times New Roman" w:cs="Times New Roman"/>
          <w:color w:val="333333"/>
        </w:rPr>
      </w:pPr>
      <w:r w:rsidRPr="00073CCB">
        <w:rPr>
          <w:rFonts w:eastAsia="Times New Roman" w:cs="Times New Roman"/>
          <w:color w:val="333333"/>
        </w:rPr>
        <w:t>Time off to recover from childbirth</w:t>
      </w:r>
    </w:p>
    <w:p w:rsidR="005E6161" w:rsidRPr="00073CCB" w:rsidRDefault="005E6161" w:rsidP="00073CCB">
      <w:pPr>
        <w:rPr>
          <w:rFonts w:eastAsia="Times New Roman" w:cs="Times New Roman"/>
          <w:color w:val="333333"/>
        </w:rPr>
      </w:pPr>
      <w:r w:rsidRPr="00073CCB">
        <w:rPr>
          <w:rFonts w:eastAsia="Times New Roman" w:cs="Times New Roman"/>
          <w:color w:val="333333"/>
        </w:rPr>
        <w:t>Acquisition/modification of equipment</w:t>
      </w:r>
    </w:p>
    <w:p w:rsidR="005E6161" w:rsidRPr="00073CCB" w:rsidRDefault="005E6161" w:rsidP="00073CCB">
      <w:pPr>
        <w:rPr>
          <w:rFonts w:eastAsia="Times New Roman" w:cs="Times New Roman"/>
          <w:color w:val="333333"/>
        </w:rPr>
      </w:pPr>
      <w:r w:rsidRPr="00073CCB">
        <w:rPr>
          <w:rFonts w:eastAsia="Times New Roman" w:cs="Times New Roman"/>
          <w:color w:val="333333"/>
        </w:rPr>
        <w:t>Appropriate seating</w:t>
      </w:r>
    </w:p>
    <w:p w:rsidR="005E6161" w:rsidRPr="00073CCB" w:rsidRDefault="005E6161" w:rsidP="00073CCB">
      <w:pPr>
        <w:rPr>
          <w:rFonts w:eastAsia="Times New Roman" w:cs="Times New Roman"/>
          <w:color w:val="333333"/>
        </w:rPr>
      </w:pPr>
      <w:r w:rsidRPr="00073CCB">
        <w:rPr>
          <w:rFonts w:eastAsia="Times New Roman" w:cs="Times New Roman"/>
          <w:color w:val="333333"/>
        </w:rPr>
        <w:t>Temporary transfer to a different job</w:t>
      </w:r>
    </w:p>
    <w:p w:rsidR="005E6161" w:rsidRPr="00073CCB" w:rsidRDefault="005E6161" w:rsidP="00073CCB">
      <w:pPr>
        <w:rPr>
          <w:rFonts w:eastAsia="Times New Roman" w:cs="Times New Roman"/>
          <w:color w:val="333333"/>
        </w:rPr>
      </w:pPr>
      <w:r w:rsidRPr="00073CCB">
        <w:rPr>
          <w:rFonts w:eastAsia="Times New Roman" w:cs="Times New Roman"/>
          <w:color w:val="333333"/>
        </w:rPr>
        <w:t>Modified schedules</w:t>
      </w:r>
    </w:p>
    <w:p w:rsidR="005E6161" w:rsidRPr="00073CCB" w:rsidRDefault="005E6161" w:rsidP="00073CCB">
      <w:pPr>
        <w:rPr>
          <w:rFonts w:eastAsia="Times New Roman" w:cs="Times New Roman"/>
          <w:color w:val="333333"/>
        </w:rPr>
      </w:pPr>
      <w:r w:rsidRPr="00073CCB">
        <w:rPr>
          <w:rFonts w:eastAsia="Times New Roman" w:cs="Times New Roman"/>
          <w:color w:val="333333"/>
        </w:rPr>
        <w:t>Light duty</w:t>
      </w:r>
    </w:p>
    <w:p w:rsidR="005E6161" w:rsidRPr="00073CCB" w:rsidRDefault="005E6161" w:rsidP="00073CCB">
      <w:pPr>
        <w:rPr>
          <w:rFonts w:eastAsia="Times New Roman" w:cs="Times New Roman"/>
          <w:color w:val="333333"/>
        </w:rPr>
      </w:pPr>
      <w:r w:rsidRPr="00073CCB">
        <w:rPr>
          <w:rFonts w:eastAsia="Times New Roman" w:cs="Times New Roman"/>
          <w:color w:val="333333"/>
        </w:rPr>
        <w:lastRenderedPageBreak/>
        <w:t>Private space, other than a bathroom, to express breast milk</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Undue Hardship</w:t>
      </w:r>
    </w:p>
    <w:p w:rsidR="005E6161" w:rsidRPr="00073CCB" w:rsidRDefault="005E6161" w:rsidP="00073CCB">
      <w:pPr>
        <w:rPr>
          <w:rFonts w:eastAsia="Times New Roman" w:cs="Times New Roman"/>
          <w:color w:val="333333"/>
        </w:rPr>
      </w:pPr>
      <w:r w:rsidRPr="00073CCB">
        <w:rPr>
          <w:rFonts w:eastAsia="Times New Roman" w:cs="Times New Roman"/>
          <w:color w:val="333333"/>
        </w:rPr>
        <w:t>In determining whether an undue hardship exists, an employer must consider, among other things, the duration of the requested accommodation and whether the employer has a policy of providing, has provided in the past, or is providing similar accommodations to other employees for any reason. If such a policy or practice exists, then a rebuttable presumption is created that the accommodation does not impose an undue hardship on the employer. This rebuttable presumption is sure to cause chaos for a while, as the statute is very broadly worded.</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Interactive Process</w:t>
      </w:r>
    </w:p>
    <w:p w:rsidR="005E6161" w:rsidRPr="00073CCB" w:rsidRDefault="005E6161" w:rsidP="00073CCB">
      <w:pPr>
        <w:rPr>
          <w:rFonts w:eastAsia="Times New Roman" w:cs="Times New Roman"/>
          <w:color w:val="333333"/>
        </w:rPr>
      </w:pPr>
      <w:r w:rsidRPr="00073CCB">
        <w:rPr>
          <w:rFonts w:eastAsia="Times New Roman" w:cs="Times New Roman"/>
          <w:color w:val="333333"/>
        </w:rPr>
        <w:t>The law expressly requires the employer and employee to engage in a timely, good faith, and interactive process to determine effective reasonable accommodations.</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Notice</w:t>
      </w:r>
    </w:p>
    <w:p w:rsidR="005E6161" w:rsidRPr="00073CCB" w:rsidRDefault="005E6161" w:rsidP="00073CCB">
      <w:pPr>
        <w:rPr>
          <w:rFonts w:eastAsia="Times New Roman" w:cs="Times New Roman"/>
          <w:color w:val="333333"/>
        </w:rPr>
      </w:pPr>
      <w:r w:rsidRPr="00073CCB">
        <w:rPr>
          <w:rFonts w:eastAsia="Times New Roman" w:cs="Times New Roman"/>
          <w:color w:val="333333"/>
        </w:rPr>
        <w:t>By June 27, employers must post a notice of the new law. In addition, employers must begin providing written notice to new employees upon commencement of employment of their right to be free from discrimination based on pregnancy, childbirth, and related medical conditions, and their right to be reasonably accommodated for such conditions.</w:t>
      </w:r>
    </w:p>
    <w:p w:rsidR="005E6161" w:rsidRPr="00073CCB" w:rsidRDefault="005E6161" w:rsidP="00073CCB">
      <w:pPr>
        <w:rPr>
          <w:rFonts w:eastAsia="Times New Roman" w:cs="Times New Roman"/>
          <w:color w:val="333333"/>
        </w:rPr>
      </w:pPr>
      <w:r w:rsidRPr="00073CCB">
        <w:rPr>
          <w:rFonts w:eastAsia="Times New Roman" w:cs="Times New Roman"/>
          <w:color w:val="333333"/>
        </w:rPr>
        <w:t>By July 27, 2019, employers must provide a similar written notice to current employees.</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Compared with Existing Laws</w:t>
      </w:r>
    </w:p>
    <w:p w:rsidR="005E6161" w:rsidRPr="00073CCB" w:rsidRDefault="005E6161" w:rsidP="00073CCB">
      <w:pPr>
        <w:rPr>
          <w:rFonts w:eastAsia="Times New Roman" w:cs="Times New Roman"/>
          <w:color w:val="333333"/>
        </w:rPr>
      </w:pPr>
      <w:r w:rsidRPr="00073CCB">
        <w:rPr>
          <w:rFonts w:eastAsia="Times New Roman" w:cs="Times New Roman"/>
          <w:color w:val="333333"/>
        </w:rPr>
        <w:t>The Kentucky Pregnant Workers Act significantly expands the scope and breadth of what must be provided under existing law. It requires employers to accommodate employees who are </w:t>
      </w:r>
      <w:r w:rsidRPr="00073CCB">
        <w:rPr>
          <w:rFonts w:eastAsia="Times New Roman" w:cs="Times New Roman"/>
          <w:i/>
          <w:iCs/>
          <w:color w:val="333333"/>
        </w:rPr>
        <w:t>limited</w:t>
      </w:r>
      <w:r w:rsidRPr="00073CCB">
        <w:rPr>
          <w:rFonts w:eastAsia="Times New Roman" w:cs="Times New Roman"/>
          <w:color w:val="333333"/>
        </w:rPr>
        <w:t> — not only considered disabled as under the Americans with Disabilities Act Amendments Act (ADAAA) or KCRA, or unable to perform an essential function of their job due to a serious health condition as under the Family and Medical Leave Act (FMLA). What does it mean to be “limited?” Who decides whether a pregnant employee is “limited”? These questions remain unanswered.</w:t>
      </w:r>
    </w:p>
    <w:p w:rsidR="005E6161" w:rsidRPr="00073CCB" w:rsidRDefault="005E6161" w:rsidP="00073CCB">
      <w:pPr>
        <w:rPr>
          <w:rFonts w:eastAsia="Times New Roman" w:cs="Times New Roman"/>
          <w:color w:val="333333"/>
        </w:rPr>
      </w:pPr>
      <w:r w:rsidRPr="00073CCB">
        <w:rPr>
          <w:rFonts w:eastAsia="Times New Roman" w:cs="Times New Roman"/>
          <w:color w:val="333333"/>
        </w:rPr>
        <w:t>In addition, employers covered by the Fair Labor Standards Act (FLSA) are required only to provide </w:t>
      </w:r>
      <w:r w:rsidRPr="00073CCB">
        <w:rPr>
          <w:rFonts w:eastAsia="Times New Roman" w:cs="Times New Roman"/>
          <w:i/>
          <w:iCs/>
          <w:color w:val="333333"/>
        </w:rPr>
        <w:t>non-exempt </w:t>
      </w:r>
      <w:r w:rsidRPr="00073CCB">
        <w:rPr>
          <w:rFonts w:eastAsia="Times New Roman" w:cs="Times New Roman"/>
          <w:color w:val="333333"/>
        </w:rPr>
        <w:t>employees with lactation breaks (subject to an undue hardship defense for smaller employers) and a private space, other than a bathroom, to express breast milk for up to one year. However, the new Kentucky statute also applies to </w:t>
      </w:r>
      <w:r w:rsidRPr="00073CCB">
        <w:rPr>
          <w:rFonts w:eastAsia="Times New Roman" w:cs="Times New Roman"/>
          <w:i/>
          <w:iCs/>
          <w:color w:val="333333"/>
        </w:rPr>
        <w:t>exempt </w:t>
      </w:r>
      <w:r w:rsidRPr="00073CCB">
        <w:rPr>
          <w:rFonts w:eastAsia="Times New Roman" w:cs="Times New Roman"/>
          <w:color w:val="333333"/>
        </w:rPr>
        <w:t>employees and does not limit how long an employer is required to accommodate a nursing mother.</w:t>
      </w:r>
    </w:p>
    <w:p w:rsidR="008D0A0F" w:rsidRPr="00073CCB" w:rsidRDefault="008D0A0F" w:rsidP="00073CCB">
      <w:pPr>
        <w:rPr>
          <w:rFonts w:cs="Times New Roman"/>
          <w:sz w:val="24"/>
          <w:szCs w:val="24"/>
        </w:rPr>
      </w:pPr>
    </w:p>
    <w:p w:rsidR="00F40006" w:rsidRPr="00763078" w:rsidRDefault="00F40006">
      <w:pPr>
        <w:pStyle w:val="Heading2"/>
        <w:rPr>
          <w:rFonts w:cstheme="minorHAnsi"/>
          <w:sz w:val="24"/>
          <w:szCs w:val="24"/>
        </w:rPr>
      </w:pPr>
      <w:bookmarkStart w:id="413" w:name="_Toc25402369"/>
      <w:bookmarkStart w:id="414" w:name="_Toc77861053"/>
      <w:r w:rsidRPr="00763078">
        <w:rPr>
          <w:rFonts w:cstheme="minorHAnsi"/>
          <w:sz w:val="24"/>
          <w:szCs w:val="24"/>
        </w:rPr>
        <w:lastRenderedPageBreak/>
        <w:t>HOLIDAYS</w:t>
      </w:r>
      <w:bookmarkEnd w:id="413"/>
      <w:bookmarkEnd w:id="414"/>
      <w:r w:rsidR="00C979A4" w:rsidRPr="00763078">
        <w:rPr>
          <w:rFonts w:cstheme="minorHAnsi"/>
          <w:sz w:val="24"/>
          <w:szCs w:val="24"/>
        </w:rPr>
        <w:fldChar w:fldCharType="begin"/>
      </w:r>
      <w:r w:rsidRPr="00763078">
        <w:rPr>
          <w:rFonts w:cstheme="minorHAnsi"/>
          <w:sz w:val="24"/>
          <w:szCs w:val="24"/>
        </w:rPr>
        <w:instrText>tc \l1 "</w:instrText>
      </w:r>
      <w:bookmarkStart w:id="415" w:name="_Toc25406453"/>
      <w:bookmarkStart w:id="416" w:name="_Toc25407074"/>
      <w:bookmarkStart w:id="417" w:name="_Toc67112035"/>
      <w:bookmarkStart w:id="418" w:name="_Toc77575440"/>
      <w:r w:rsidRPr="00763078">
        <w:rPr>
          <w:rFonts w:cstheme="minorHAnsi"/>
          <w:sz w:val="24"/>
          <w:szCs w:val="24"/>
        </w:rPr>
        <w:instrText>On the employee's employment anniversary date, all annual leave in excess of allowable cumulative leave days is lost.  HOLIDAYS</w:instrText>
      </w:r>
      <w:bookmarkEnd w:id="415"/>
      <w:bookmarkEnd w:id="416"/>
      <w:bookmarkEnd w:id="417"/>
      <w:bookmarkEnd w:id="418"/>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pay for certain holidays.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You are eligible for holiday pay after </w:t>
      </w:r>
      <w:r w:rsidR="00E12463" w:rsidRPr="00763078">
        <w:rPr>
          <w:rFonts w:cstheme="minorHAnsi"/>
          <w:sz w:val="24"/>
          <w:szCs w:val="24"/>
        </w:rPr>
        <w:t>3</w:t>
      </w:r>
      <w:r w:rsidRPr="00763078">
        <w:rPr>
          <w:rFonts w:cstheme="minorHAnsi"/>
          <w:sz w:val="24"/>
          <w:szCs w:val="24"/>
        </w:rPr>
        <w:t>0 days of employment if you regularly work full-time</w:t>
      </w:r>
      <w:r w:rsidR="003A7D4C" w:rsidRPr="00763078">
        <w:rPr>
          <w:rFonts w:cstheme="minorHAnsi"/>
          <w:sz w:val="24"/>
          <w:szCs w:val="24"/>
        </w:rPr>
        <w:t>, in good standing with attendance</w:t>
      </w:r>
      <w:r w:rsidRPr="00763078">
        <w:rPr>
          <w:rFonts w:cstheme="minorHAnsi"/>
          <w:sz w:val="24"/>
          <w:szCs w:val="24"/>
        </w:rPr>
        <w:t xml:space="preserve"> and if you have:</w:t>
      </w:r>
    </w:p>
    <w:p w:rsidR="00F40006" w:rsidRPr="00763078" w:rsidRDefault="00F40006" w:rsidP="00987E9F">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Worked your scheduled workday immediately preceding the holiday and following the holiday.</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Performed work on a holiday if requested by your supervisor.</w:t>
      </w:r>
    </w:p>
    <w:p w:rsidR="00F40006" w:rsidRPr="00763078" w:rsidRDefault="00F40006" w:rsidP="008F19F8">
      <w:pPr>
        <w:spacing w:line="254" w:lineRule="auto"/>
        <w:ind w:firstLine="720"/>
        <w:jc w:val="both"/>
        <w:rPr>
          <w:rFonts w:cstheme="minorHAnsi"/>
          <w:sz w:val="24"/>
          <w:szCs w:val="24"/>
        </w:rPr>
      </w:pPr>
      <w:r w:rsidRPr="00763078">
        <w:rPr>
          <w:rFonts w:cstheme="minorHAnsi"/>
          <w:sz w:val="24"/>
          <w:szCs w:val="24"/>
        </w:rPr>
        <w:t>There are s</w:t>
      </w:r>
      <w:r w:rsidR="00C406F5" w:rsidRPr="00763078">
        <w:rPr>
          <w:rFonts w:cstheme="minorHAnsi"/>
          <w:sz w:val="24"/>
          <w:szCs w:val="24"/>
        </w:rPr>
        <w:t>ix</w:t>
      </w:r>
      <w:r w:rsidRPr="00763078">
        <w:rPr>
          <w:rFonts w:cstheme="minorHAnsi"/>
          <w:sz w:val="24"/>
          <w:szCs w:val="24"/>
        </w:rPr>
        <w:t xml:space="preserve"> (</w:t>
      </w:r>
      <w:r w:rsidR="00C406F5" w:rsidRPr="00763078">
        <w:rPr>
          <w:rFonts w:cstheme="minorHAnsi"/>
          <w:sz w:val="24"/>
          <w:szCs w:val="24"/>
        </w:rPr>
        <w:t>6</w:t>
      </w:r>
      <w:r w:rsidRPr="00763078">
        <w:rPr>
          <w:rFonts w:cstheme="minorHAnsi"/>
          <w:sz w:val="24"/>
          <w:szCs w:val="24"/>
        </w:rPr>
        <w:t>) paid holidays yearly, as follows: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first day in January - for New Year</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The last Monday in May - Memorial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The fourth day of July - Independence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The first Monday in September - Labor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The fourth Thursday in November - Thanksgiving,</w:t>
      </w:r>
    </w:p>
    <w:p w:rsidR="00F40006" w:rsidRPr="00763078" w:rsidRDefault="00F40006">
      <w:pPr>
        <w:numPr>
          <w:ilvl w:val="0"/>
          <w:numId w:val="3"/>
        </w:numPr>
        <w:spacing w:line="254" w:lineRule="auto"/>
        <w:jc w:val="both"/>
        <w:rPr>
          <w:rFonts w:cstheme="minorHAnsi"/>
          <w:sz w:val="24"/>
          <w:szCs w:val="24"/>
        </w:rPr>
      </w:pPr>
      <w:r w:rsidRPr="00763078">
        <w:rPr>
          <w:rFonts w:cstheme="minorHAnsi"/>
          <w:sz w:val="24"/>
          <w:szCs w:val="24"/>
        </w:rPr>
        <w:t>The twenty-fifth day of December (or day designated for Christmas)</w:t>
      </w:r>
    </w:p>
    <w:p w:rsidR="00F40006" w:rsidRDefault="00F40006">
      <w:pPr>
        <w:spacing w:line="254" w:lineRule="auto"/>
        <w:jc w:val="both"/>
        <w:rPr>
          <w:rFonts w:cstheme="minorHAnsi"/>
          <w:sz w:val="24"/>
          <w:szCs w:val="24"/>
        </w:rPr>
      </w:pPr>
      <w:r w:rsidRPr="00763078">
        <w:rPr>
          <w:rFonts w:cstheme="minorHAnsi"/>
          <w:sz w:val="24"/>
          <w:szCs w:val="24"/>
        </w:rPr>
        <w:t xml:space="preserve">You will receive eight </w:t>
      </w:r>
      <w:r w:rsidR="00122D46" w:rsidRPr="00763078">
        <w:rPr>
          <w:rFonts w:cstheme="minorHAnsi"/>
          <w:sz w:val="24"/>
          <w:szCs w:val="24"/>
        </w:rPr>
        <w:t>hours’</w:t>
      </w:r>
      <w:r w:rsidRPr="00763078">
        <w:rPr>
          <w:rFonts w:cstheme="minorHAnsi"/>
          <w:sz w:val="24"/>
          <w:szCs w:val="24"/>
        </w:rPr>
        <w:t xml:space="preserve"> holiday pay at your regular straight-time hourly rate.  If we require that you work on a holiday, you will receive in addition to 8-hours holiday pay, your applicable hourly rate for the hours worked.  Holiday pay is not used in computing overtime wages.  </w:t>
      </w:r>
    </w:p>
    <w:p w:rsidR="003604F3" w:rsidRDefault="003604F3">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19" w:name="_Toc25402370"/>
      <w:bookmarkStart w:id="420" w:name="_Toc77861054"/>
      <w:r w:rsidRPr="00763078">
        <w:rPr>
          <w:rFonts w:cstheme="minorHAnsi"/>
          <w:sz w:val="24"/>
          <w:szCs w:val="24"/>
        </w:rPr>
        <w:t>UNEMPLOYMENT COMPENSATION</w:t>
      </w:r>
      <w:bookmarkEnd w:id="419"/>
      <w:bookmarkEnd w:id="420"/>
      <w:r w:rsidR="00C979A4" w:rsidRPr="00763078">
        <w:rPr>
          <w:rFonts w:cstheme="minorHAnsi"/>
          <w:sz w:val="24"/>
          <w:szCs w:val="24"/>
        </w:rPr>
        <w:fldChar w:fldCharType="begin"/>
      </w:r>
      <w:r w:rsidRPr="00763078">
        <w:rPr>
          <w:rFonts w:cstheme="minorHAnsi"/>
          <w:sz w:val="24"/>
          <w:szCs w:val="24"/>
        </w:rPr>
        <w:instrText>tc \l1 "</w:instrText>
      </w:r>
      <w:bookmarkStart w:id="421" w:name="_Toc77575441"/>
      <w:r w:rsidRPr="00763078">
        <w:rPr>
          <w:rFonts w:cstheme="minorHAnsi"/>
          <w:sz w:val="24"/>
          <w:szCs w:val="24"/>
        </w:rPr>
        <w:instrText>UNEMPLOYMENT COMPENSATION</w:instrText>
      </w:r>
      <w:bookmarkEnd w:id="42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Unemployment compensation insurance is provided to help ease the unexpected financial burden if your employment is terminated through no fault of your own.</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unemployment compensation insurance benefits is determined at the time of need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Benefits are provided in the form of weekly payments.  The amount of the weekly benefit and the period coverage is determined at the time you file your claim with the State Unemployment Office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The cost of the unemployment compensation insurance is Company paid.</w:t>
      </w:r>
    </w:p>
    <w:p w:rsidR="00F40006" w:rsidRPr="00763078" w:rsidRDefault="00F40006">
      <w:pPr>
        <w:spacing w:line="254" w:lineRule="auto"/>
        <w:jc w:val="both"/>
        <w:rPr>
          <w:rFonts w:cstheme="minorHAnsi"/>
          <w:sz w:val="24"/>
          <w:szCs w:val="24"/>
        </w:rPr>
      </w:pPr>
      <w:r w:rsidRPr="00763078">
        <w:rPr>
          <w:rFonts w:cstheme="minorHAnsi"/>
          <w:sz w:val="24"/>
          <w:szCs w:val="24"/>
        </w:rPr>
        <w:t>After one-year on lay-off, the employee is not subject to recall.</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code="1"/>
          <w:pgMar w:top="1440" w:right="1440" w:bottom="1440" w:left="1440" w:header="720" w:footer="950" w:gutter="0"/>
          <w:cols w:space="720"/>
          <w:noEndnote/>
        </w:sectPr>
      </w:pPr>
    </w:p>
    <w:p w:rsidR="00F40006" w:rsidRDefault="00F40006">
      <w:pPr>
        <w:spacing w:line="254" w:lineRule="auto"/>
        <w:jc w:val="both"/>
        <w:rPr>
          <w:rFonts w:cstheme="minorHAnsi"/>
          <w:sz w:val="24"/>
          <w:szCs w:val="24"/>
        </w:rPr>
      </w:pPr>
      <w:r w:rsidRPr="00763078">
        <w:rPr>
          <w:rFonts w:cstheme="minorHAnsi"/>
          <w:sz w:val="24"/>
          <w:szCs w:val="24"/>
        </w:rPr>
        <w:lastRenderedPageBreak/>
        <w:t>You should file claims for unemployment compensation insurance at your Local State Unemployment Office.</w:t>
      </w:r>
    </w:p>
    <w:p w:rsidR="00215CE3" w:rsidRPr="00763078" w:rsidRDefault="00215CE3">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22" w:name="_Toc25402371"/>
      <w:bookmarkStart w:id="423" w:name="_Toc77861055"/>
      <w:r w:rsidRPr="00763078">
        <w:rPr>
          <w:rFonts w:cstheme="minorHAnsi"/>
          <w:sz w:val="24"/>
          <w:szCs w:val="24"/>
        </w:rPr>
        <w:t>JURY DUTY</w:t>
      </w:r>
      <w:bookmarkEnd w:id="422"/>
      <w:bookmarkEnd w:id="423"/>
      <w:r w:rsidR="00C979A4" w:rsidRPr="00763078">
        <w:rPr>
          <w:rFonts w:cstheme="minorHAnsi"/>
          <w:sz w:val="24"/>
          <w:szCs w:val="24"/>
        </w:rPr>
        <w:fldChar w:fldCharType="begin"/>
      </w:r>
      <w:r w:rsidRPr="00763078">
        <w:rPr>
          <w:rFonts w:cstheme="minorHAnsi"/>
          <w:sz w:val="24"/>
          <w:szCs w:val="24"/>
        </w:rPr>
        <w:instrText>tc \l1 "</w:instrText>
      </w:r>
      <w:bookmarkStart w:id="424" w:name="_Toc77575442"/>
      <w:r w:rsidRPr="00763078">
        <w:rPr>
          <w:rFonts w:cstheme="minorHAnsi"/>
          <w:sz w:val="24"/>
          <w:szCs w:val="24"/>
        </w:rPr>
        <w:instrText>JURY DUTY</w:instrText>
      </w:r>
      <w:bookmarkEnd w:id="424"/>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 full-time employee is summoned for jury duty, said employee will be placed in jury leave status.  The Executive Director must receive a copy of the jury summons before the jury duty begins.</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 xml:space="preserve">While serving in this capacity, an employee will receive regular wages during the time spent in Jury Duty. The Diem or compensation received by the employee for such performance will be reimbursed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Jury leave will not be counted against regular vacation or sick leave.</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Employees are required to report to work when they are excused from appearing at jury duty.</w:t>
      </w:r>
    </w:p>
    <w:p w:rsidR="00F40006"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The employee must work closely with the immediate supervisor in scheduling the absence while in jury status.</w:t>
      </w:r>
    </w:p>
    <w:p w:rsidR="00215CE3" w:rsidRPr="00763078" w:rsidRDefault="00215CE3">
      <w:pPr>
        <w:spacing w:line="254" w:lineRule="auto"/>
        <w:ind w:left="720" w:hanging="720"/>
        <w:jc w:val="both"/>
        <w:rPr>
          <w:rFonts w:cstheme="minorHAnsi"/>
          <w:sz w:val="24"/>
          <w:szCs w:val="24"/>
        </w:rPr>
      </w:pPr>
    </w:p>
    <w:p w:rsidR="00F40006" w:rsidRPr="00763078" w:rsidRDefault="00F40006">
      <w:pPr>
        <w:pStyle w:val="Heading2"/>
        <w:rPr>
          <w:rFonts w:cstheme="minorHAnsi"/>
          <w:sz w:val="24"/>
          <w:szCs w:val="24"/>
        </w:rPr>
      </w:pPr>
      <w:bookmarkStart w:id="425" w:name="_Toc25402372"/>
      <w:bookmarkStart w:id="426" w:name="_Toc77861056"/>
      <w:r w:rsidRPr="00763078">
        <w:rPr>
          <w:rFonts w:cstheme="minorHAnsi"/>
          <w:sz w:val="24"/>
          <w:szCs w:val="24"/>
        </w:rPr>
        <w:t>FUNERAL PAY</w:t>
      </w:r>
      <w:bookmarkEnd w:id="425"/>
      <w:bookmarkEnd w:id="426"/>
      <w:r w:rsidR="00C979A4" w:rsidRPr="00763078">
        <w:rPr>
          <w:rFonts w:cstheme="minorHAnsi"/>
          <w:sz w:val="24"/>
          <w:szCs w:val="24"/>
        </w:rPr>
        <w:fldChar w:fldCharType="begin"/>
      </w:r>
      <w:r w:rsidRPr="00763078">
        <w:rPr>
          <w:rFonts w:cstheme="minorHAnsi"/>
          <w:sz w:val="24"/>
          <w:szCs w:val="24"/>
        </w:rPr>
        <w:instrText>tc \l1 "</w:instrText>
      </w:r>
      <w:bookmarkStart w:id="427" w:name="_Toc77575443"/>
      <w:r w:rsidRPr="00763078">
        <w:rPr>
          <w:rFonts w:cstheme="minorHAnsi"/>
          <w:sz w:val="24"/>
          <w:szCs w:val="24"/>
        </w:rPr>
        <w:instrText>FUNERAL PAY</w:instrText>
      </w:r>
      <w:bookmarkEnd w:id="427"/>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Only full-time employees are eligible for funeral pay.  Leave with pay will be granted for a maximum of three (3) days during the death of an employee's Spouse, </w:t>
      </w:r>
      <w:r w:rsidR="00EF6853" w:rsidRPr="00763078">
        <w:rPr>
          <w:rFonts w:cstheme="minorHAnsi"/>
          <w:sz w:val="24"/>
          <w:szCs w:val="24"/>
        </w:rPr>
        <w:t>f</w:t>
      </w:r>
      <w:r w:rsidRPr="00763078">
        <w:rPr>
          <w:rFonts w:cstheme="minorHAnsi"/>
          <w:sz w:val="24"/>
          <w:szCs w:val="24"/>
        </w:rPr>
        <w:t xml:space="preserve">ather, </w:t>
      </w:r>
      <w:r w:rsidR="00EF6853" w:rsidRPr="00763078">
        <w:rPr>
          <w:rFonts w:cstheme="minorHAnsi"/>
          <w:sz w:val="24"/>
          <w:szCs w:val="24"/>
        </w:rPr>
        <w:t>m</w:t>
      </w:r>
      <w:r w:rsidRPr="00763078">
        <w:rPr>
          <w:rFonts w:cstheme="minorHAnsi"/>
          <w:sz w:val="24"/>
          <w:szCs w:val="24"/>
        </w:rPr>
        <w:t>other</w:t>
      </w:r>
      <w:r w:rsidR="00EF6853" w:rsidRPr="00763078">
        <w:rPr>
          <w:rFonts w:cstheme="minorHAnsi"/>
          <w:sz w:val="24"/>
          <w:szCs w:val="24"/>
        </w:rPr>
        <w:t>, c</w:t>
      </w:r>
      <w:r w:rsidRPr="00763078">
        <w:rPr>
          <w:rFonts w:cstheme="minorHAnsi"/>
          <w:sz w:val="24"/>
          <w:szCs w:val="24"/>
        </w:rPr>
        <w:t>hild</w:t>
      </w:r>
      <w:r w:rsidR="00EF6853" w:rsidRPr="00763078">
        <w:rPr>
          <w:rFonts w:cstheme="minorHAnsi"/>
          <w:sz w:val="24"/>
          <w:szCs w:val="24"/>
        </w:rPr>
        <w:t>, brother, sister, grandparent</w:t>
      </w:r>
      <w:r w:rsidRPr="00763078">
        <w:rPr>
          <w:rFonts w:cstheme="minorHAnsi"/>
          <w:sz w:val="24"/>
          <w:szCs w:val="24"/>
        </w:rPr>
        <w:t xml:space="preserve">.  </w:t>
      </w:r>
      <w:r w:rsidR="00EF6853" w:rsidRPr="00763078">
        <w:rPr>
          <w:rFonts w:cstheme="minorHAnsi"/>
          <w:sz w:val="24"/>
          <w:szCs w:val="24"/>
        </w:rPr>
        <w:t xml:space="preserve">Documentation </w:t>
      </w:r>
      <w:r w:rsidR="005F2AC8">
        <w:rPr>
          <w:rFonts w:cstheme="minorHAnsi"/>
          <w:sz w:val="24"/>
          <w:szCs w:val="24"/>
        </w:rPr>
        <w:t xml:space="preserve">is </w:t>
      </w:r>
      <w:r w:rsidR="00EF6853" w:rsidRPr="00763078">
        <w:rPr>
          <w:rFonts w:cstheme="minorHAnsi"/>
          <w:sz w:val="24"/>
          <w:szCs w:val="24"/>
        </w:rPr>
        <w:t xml:space="preserve">required.  </w:t>
      </w:r>
      <w:r w:rsidRPr="00763078">
        <w:rPr>
          <w:rFonts w:cstheme="minorHAnsi"/>
          <w:sz w:val="24"/>
          <w:szCs w:val="24"/>
        </w:rPr>
        <w:t xml:space="preserve">The employee may be absent from work with regular wages paid from the date of death up to and including the day of the funeral, providing the absence falls on the </w:t>
      </w:r>
      <w:r w:rsidR="00C14334">
        <w:rPr>
          <w:rFonts w:cstheme="minorHAnsi"/>
          <w:sz w:val="24"/>
          <w:szCs w:val="24"/>
        </w:rPr>
        <w:t>week-</w:t>
      </w:r>
      <w:r w:rsidRPr="00763078">
        <w:rPr>
          <w:rFonts w:cstheme="minorHAnsi"/>
          <w:sz w:val="24"/>
          <w:szCs w:val="24"/>
        </w:rPr>
        <w:t xml:space="preserve">day the employee is regularly scheduled to work. </w:t>
      </w:r>
      <w:r w:rsidR="00EF6853" w:rsidRPr="00763078">
        <w:rPr>
          <w:rFonts w:cstheme="minorHAnsi"/>
          <w:sz w:val="24"/>
          <w:szCs w:val="24"/>
        </w:rPr>
        <w:t xml:space="preserve"> </w:t>
      </w:r>
    </w:p>
    <w:p w:rsidR="00972CB5"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The employee will notify the supervisor as soon as possible, but no later than on the first day of absence regarding the leave to be taken.</w:t>
      </w:r>
      <w:bookmarkStart w:id="428" w:name="_Toc25402373"/>
    </w:p>
    <w:p w:rsidR="00215CE3" w:rsidRDefault="00215CE3" w:rsidP="00917B42">
      <w:pPr>
        <w:spacing w:line="254" w:lineRule="auto"/>
        <w:ind w:left="720" w:hanging="720"/>
        <w:jc w:val="both"/>
        <w:rPr>
          <w:rFonts w:cstheme="minorHAnsi"/>
          <w:b/>
          <w:i/>
          <w:sz w:val="24"/>
          <w:szCs w:val="24"/>
        </w:rPr>
      </w:pPr>
    </w:p>
    <w:p w:rsidR="00F40006" w:rsidRPr="00763078" w:rsidRDefault="00F40006" w:rsidP="00B2388A">
      <w:pPr>
        <w:pStyle w:val="Heading2"/>
        <w:rPr>
          <w:sz w:val="24"/>
          <w:szCs w:val="24"/>
        </w:rPr>
      </w:pPr>
      <w:bookmarkStart w:id="429" w:name="_Toc77861057"/>
      <w:r w:rsidRPr="00763078">
        <w:rPr>
          <w:sz w:val="24"/>
          <w:szCs w:val="24"/>
        </w:rPr>
        <w:lastRenderedPageBreak/>
        <w:t>MILITARY LEAVE</w:t>
      </w:r>
      <w:bookmarkEnd w:id="428"/>
      <w:bookmarkEnd w:id="429"/>
      <w:r w:rsidR="00C979A4" w:rsidRPr="00763078">
        <w:rPr>
          <w:sz w:val="24"/>
          <w:szCs w:val="24"/>
        </w:rPr>
        <w:fldChar w:fldCharType="begin"/>
      </w:r>
      <w:r w:rsidRPr="00763078">
        <w:rPr>
          <w:sz w:val="24"/>
          <w:szCs w:val="24"/>
        </w:rPr>
        <w:instrText>tc \l1 "</w:instrText>
      </w:r>
      <w:bookmarkStart w:id="430" w:name="_Toc77575444"/>
      <w:r w:rsidRPr="00763078">
        <w:rPr>
          <w:sz w:val="24"/>
          <w:szCs w:val="24"/>
        </w:rPr>
        <w:instrText>MILITARY LEAVE</w:instrText>
      </w:r>
      <w:bookmarkEnd w:id="430"/>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If you are a member of the Reserve Training Unit or the National Guard and must serve a tour of duty annually, you will be granted a leave of absence for two-weeks.  Once you are made aware of the dates of your active duty, you must notify your supervisor immediately.</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Except under special circumstances, a military leave will not be granted for a period in excess of ten (10) working days during any calendar year.</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docGrid w:linePitch="326"/>
        </w:sectPr>
      </w:pP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lastRenderedPageBreak/>
        <w:t>2.</w:t>
      </w:r>
      <w:r w:rsidRPr="00763078">
        <w:rPr>
          <w:rFonts w:cstheme="minorHAnsi"/>
          <w:sz w:val="24"/>
          <w:szCs w:val="24"/>
        </w:rPr>
        <w:tab/>
        <w:t>An employee desiring military leave will submit a written request to the Executive Director at least thirty (30) days prior to the proposed commencement date of said leave detailing the date of leaving and expected return.</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An employee in military leave status will be compensated with wages that in addition to </w:t>
      </w:r>
      <w:r w:rsidR="0080483A" w:rsidRPr="00763078">
        <w:rPr>
          <w:rFonts w:cstheme="minorHAnsi"/>
          <w:sz w:val="24"/>
          <w:szCs w:val="24"/>
        </w:rPr>
        <w:t>their</w:t>
      </w:r>
      <w:r w:rsidRPr="00763078">
        <w:rPr>
          <w:rFonts w:cstheme="minorHAnsi"/>
          <w:sz w:val="24"/>
          <w:szCs w:val="24"/>
        </w:rPr>
        <w:t xml:space="preserve"> military pay will equal to the regular pay, excluding any overtime wages.</w:t>
      </w:r>
    </w:p>
    <w:p w:rsidR="00F40006" w:rsidRDefault="00F40006">
      <w:pPr>
        <w:numPr>
          <w:ilvl w:val="0"/>
          <w:numId w:val="11"/>
        </w:numPr>
        <w:spacing w:line="254" w:lineRule="auto"/>
        <w:jc w:val="both"/>
        <w:rPr>
          <w:rFonts w:cstheme="minorHAnsi"/>
          <w:sz w:val="24"/>
          <w:szCs w:val="24"/>
        </w:rPr>
      </w:pPr>
      <w:r w:rsidRPr="00763078">
        <w:rPr>
          <w:rFonts w:cstheme="minorHAnsi"/>
          <w:sz w:val="24"/>
          <w:szCs w:val="24"/>
        </w:rPr>
        <w:t>An employee in military leave status will not be eligible for sick/personal leave.</w:t>
      </w:r>
    </w:p>
    <w:p w:rsidR="00215CE3" w:rsidRPr="00763078" w:rsidRDefault="00215CE3" w:rsidP="00215CE3">
      <w:pPr>
        <w:spacing w:line="254" w:lineRule="auto"/>
        <w:ind w:left="720"/>
        <w:jc w:val="both"/>
        <w:rPr>
          <w:rFonts w:cstheme="minorHAnsi"/>
          <w:sz w:val="24"/>
          <w:szCs w:val="24"/>
        </w:rPr>
      </w:pPr>
    </w:p>
    <w:p w:rsidR="00F40006" w:rsidRPr="00763078" w:rsidRDefault="00F40006">
      <w:pPr>
        <w:pStyle w:val="Heading2"/>
        <w:rPr>
          <w:rFonts w:cstheme="minorHAnsi"/>
          <w:sz w:val="24"/>
          <w:szCs w:val="24"/>
        </w:rPr>
      </w:pPr>
      <w:bookmarkStart w:id="431" w:name="_Toc77861058"/>
      <w:r w:rsidRPr="00763078">
        <w:rPr>
          <w:rFonts w:cstheme="minorHAnsi"/>
          <w:sz w:val="24"/>
          <w:szCs w:val="24"/>
        </w:rPr>
        <w:t>FAMILY MEDICAL LEAVE ACT (FMLA)</w:t>
      </w:r>
      <w:bookmarkEnd w:id="431"/>
    </w:p>
    <w:p w:rsidR="00F40006" w:rsidRPr="00763078" w:rsidRDefault="00F40006">
      <w:pPr>
        <w:jc w:val="both"/>
        <w:rPr>
          <w:rFonts w:cstheme="minorHAnsi"/>
          <w:sz w:val="24"/>
          <w:szCs w:val="24"/>
        </w:rPr>
      </w:pPr>
      <w:r w:rsidRPr="00763078">
        <w:rPr>
          <w:rFonts w:cstheme="minorHAnsi"/>
          <w:sz w:val="24"/>
          <w:szCs w:val="24"/>
        </w:rPr>
        <w:t>The Family Medical Leave Act of 1993 requires employers with 50 or more employees within a 75-mile radius to offer workers up to 12 weeks of unpaid leave within a 12-month period for adoption or childbirth, or to care for a seriously ill child, parent, spouse, or the employee’s own illness.</w:t>
      </w:r>
    </w:p>
    <w:p w:rsidR="00F40006" w:rsidRPr="00763078" w:rsidRDefault="00F40006">
      <w:pPr>
        <w:jc w:val="both"/>
        <w:rPr>
          <w:rFonts w:cstheme="minorHAnsi"/>
          <w:sz w:val="24"/>
          <w:szCs w:val="24"/>
        </w:rPr>
      </w:pPr>
      <w:r w:rsidRPr="00763078">
        <w:rPr>
          <w:rFonts w:cstheme="minorHAnsi"/>
          <w:sz w:val="24"/>
          <w:szCs w:val="24"/>
        </w:rPr>
        <w:t xml:space="preserve">Military Family Leave: New Leave Entitlement.  An eligible employee who is the spouse, son, daughter, parent, or next of kin of a covered service member who is recovering from a serious illness or injury sustained in the line of duty on active duty is entitled to up to 26 weeks of leave in a single 12-month period to care for the service member. This military caregiver leave is available during “a single 12-month period” during which an eligible employee is entitled to a combined total of 26 weeks of all types of FMLA leave.  </w:t>
      </w:r>
    </w:p>
    <w:p w:rsidR="00F40006" w:rsidRPr="00763078" w:rsidRDefault="00F40006">
      <w:pPr>
        <w:jc w:val="both"/>
        <w:rPr>
          <w:rFonts w:cstheme="minorHAnsi"/>
          <w:sz w:val="24"/>
          <w:szCs w:val="24"/>
        </w:rPr>
      </w:pPr>
      <w:r w:rsidRPr="00763078">
        <w:rPr>
          <w:rFonts w:cstheme="minorHAnsi"/>
          <w:sz w:val="24"/>
          <w:szCs w:val="24"/>
        </w:rPr>
        <w:t>The 12-month period would be counted from the date of occurrence or the first day of the leave.</w:t>
      </w:r>
    </w:p>
    <w:p w:rsidR="00F40006" w:rsidRPr="00763078" w:rsidRDefault="00F40006">
      <w:pPr>
        <w:jc w:val="both"/>
        <w:rPr>
          <w:rFonts w:cstheme="minorHAnsi"/>
          <w:sz w:val="24"/>
          <w:szCs w:val="24"/>
        </w:rPr>
      </w:pPr>
      <w:r w:rsidRPr="00763078">
        <w:rPr>
          <w:rFonts w:cstheme="minorHAnsi"/>
          <w:sz w:val="24"/>
          <w:szCs w:val="24"/>
        </w:rPr>
        <w:t>In the event an employee used less than a 12 weeks leave and returned to work after 6 weeks, the employee would be entitled to use the balance of the 12 week period at a later date during the same year, should the need arise.</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lastRenderedPageBreak/>
          <w:t>RTEC</w:t>
        </w:r>
      </w:smartTag>
      <w:r w:rsidRPr="00763078">
        <w:rPr>
          <w:rFonts w:cstheme="minorHAnsi"/>
          <w:sz w:val="24"/>
          <w:szCs w:val="24"/>
        </w:rPr>
        <w:t xml:space="preserve"> will require that employees apply any accrued paid leave time to the FMLA leave period. An FMLA leave will also run concurrent with </w:t>
      </w:r>
      <w:r w:rsidR="00917B42" w:rsidRPr="00763078">
        <w:rPr>
          <w:rFonts w:cstheme="minorHAnsi"/>
          <w:sz w:val="24"/>
          <w:szCs w:val="24"/>
        </w:rPr>
        <w:t>workers’</w:t>
      </w:r>
      <w:r w:rsidRPr="00763078">
        <w:rPr>
          <w:rFonts w:cstheme="minorHAnsi"/>
          <w:sz w:val="24"/>
          <w:szCs w:val="24"/>
        </w:rPr>
        <w:t xml:space="preserve"> compensation leave. </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a physician’s statement to support an FMLA leave.</w:t>
      </w:r>
    </w:p>
    <w:p w:rsidR="00F40006" w:rsidRPr="00763078" w:rsidRDefault="00F40006">
      <w:pPr>
        <w:jc w:val="both"/>
        <w:rPr>
          <w:rFonts w:cstheme="minorHAnsi"/>
          <w:sz w:val="24"/>
          <w:szCs w:val="24"/>
        </w:rPr>
      </w:pPr>
      <w:r w:rsidRPr="00763078">
        <w:rPr>
          <w:rFonts w:cstheme="minorHAnsi"/>
          <w:sz w:val="24"/>
          <w:szCs w:val="24"/>
        </w:rPr>
        <w:t xml:space="preserve">While in FMLA status, the employee must pay their portion of the premium for health, vision, or dental insurance. </w:t>
      </w:r>
    </w:p>
    <w:p w:rsidR="00F40006" w:rsidRPr="00763078" w:rsidRDefault="00F40006">
      <w:pPr>
        <w:jc w:val="both"/>
        <w:rPr>
          <w:rFonts w:cstheme="minorHAnsi"/>
          <w:sz w:val="24"/>
          <w:szCs w:val="24"/>
        </w:rPr>
      </w:pPr>
      <w:r w:rsidRPr="00763078">
        <w:rPr>
          <w:rFonts w:cstheme="minorHAnsi"/>
          <w:sz w:val="24"/>
          <w:szCs w:val="24"/>
        </w:rPr>
        <w:t>An employee who does not return to work at the end of 12 weeks will have the opportunity to convert their health insurance to COBRA.  (See COBRA.)</w:t>
      </w:r>
      <w:r w:rsidR="00D4694F" w:rsidRPr="00763078">
        <w:rPr>
          <w:rFonts w:cstheme="minorHAnsi"/>
          <w:sz w:val="24"/>
          <w:szCs w:val="24"/>
        </w:rPr>
        <w:t xml:space="preserve">   </w:t>
      </w:r>
    </w:p>
    <w:p w:rsidR="00F40006" w:rsidRPr="009940AC" w:rsidRDefault="00F40006" w:rsidP="00720C53">
      <w:pPr>
        <w:rPr>
          <w:sz w:val="24"/>
          <w:szCs w:val="24"/>
          <w:u w:val="single"/>
        </w:rPr>
      </w:pPr>
      <w:r w:rsidRPr="009940AC">
        <w:rPr>
          <w:sz w:val="24"/>
          <w:szCs w:val="24"/>
          <w:u w:val="single"/>
        </w:rPr>
        <w:t>RTEC EMPLOYEE POLICY:</w:t>
      </w:r>
    </w:p>
    <w:p w:rsidR="00F40006" w:rsidRPr="00763078" w:rsidRDefault="00F40006">
      <w:pPr>
        <w:numPr>
          <w:ilvl w:val="0"/>
          <w:numId w:val="8"/>
        </w:numPr>
        <w:jc w:val="both"/>
        <w:rPr>
          <w:rFonts w:cstheme="minorHAnsi"/>
          <w:sz w:val="24"/>
          <w:szCs w:val="24"/>
        </w:rPr>
      </w:pPr>
      <w:r w:rsidRPr="00763078">
        <w:rPr>
          <w:rFonts w:cstheme="minorHAnsi"/>
          <w:sz w:val="24"/>
          <w:szCs w:val="24"/>
        </w:rPr>
        <w:t>RTEC will continue to provide health care coverage for the employee during an FMLA leave.  The employee will pay their share and any additional for family members.</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require the employee to pay back health care benefits provided the employee while on leave if the employee does not return from leave.</w:t>
      </w:r>
    </w:p>
    <w:p w:rsidR="009940AC" w:rsidRDefault="00F40006" w:rsidP="00963FBC">
      <w:pPr>
        <w:numPr>
          <w:ilvl w:val="0"/>
          <w:numId w:val="8"/>
        </w:numPr>
        <w:jc w:val="both"/>
        <w:rPr>
          <w:rFonts w:cstheme="minorHAnsi"/>
          <w:sz w:val="24"/>
          <w:szCs w:val="24"/>
        </w:rPr>
      </w:pPr>
      <w:r w:rsidRPr="009940AC">
        <w:rPr>
          <w:rFonts w:cstheme="minorHAnsi"/>
          <w:sz w:val="24"/>
          <w:szCs w:val="24"/>
        </w:rPr>
        <w:t xml:space="preserve">Job Protection: Except for “key employees” (highest paid 10%) </w:t>
      </w:r>
      <w:smartTag w:uri="urn:schemas-microsoft-com:office:smarttags" w:element="stockticker">
        <w:r w:rsidRPr="009940AC">
          <w:rPr>
            <w:rFonts w:cstheme="minorHAnsi"/>
            <w:sz w:val="24"/>
            <w:szCs w:val="24"/>
          </w:rPr>
          <w:t>RTEC</w:t>
        </w:r>
      </w:smartTag>
      <w:r w:rsidRPr="009940AC">
        <w:rPr>
          <w:rFonts w:cstheme="minorHAnsi"/>
          <w:sz w:val="24"/>
          <w:szCs w:val="24"/>
        </w:rPr>
        <w:t xml:space="preserve"> will return an employee to either the same or comparable position when leave is ended, with equivalent pay, benefits, and working conditions.  However, this requirement does not apply if the employee is no longer capable of performing the essential functions of </w:t>
      </w:r>
      <w:r w:rsidR="0080483A" w:rsidRPr="009940AC">
        <w:rPr>
          <w:rFonts w:cstheme="minorHAnsi"/>
          <w:sz w:val="24"/>
          <w:szCs w:val="24"/>
        </w:rPr>
        <w:t>their</w:t>
      </w:r>
      <w:r w:rsidRPr="009940AC">
        <w:rPr>
          <w:rFonts w:cstheme="minorHAnsi"/>
          <w:sz w:val="24"/>
          <w:szCs w:val="24"/>
        </w:rPr>
        <w:t xml:space="preserve"> former job.</w:t>
      </w:r>
    </w:p>
    <w:p w:rsidR="00F40006" w:rsidRPr="009940AC" w:rsidRDefault="00F40006" w:rsidP="00963FBC">
      <w:pPr>
        <w:numPr>
          <w:ilvl w:val="0"/>
          <w:numId w:val="8"/>
        </w:numPr>
        <w:jc w:val="both"/>
        <w:rPr>
          <w:rFonts w:cstheme="minorHAnsi"/>
          <w:sz w:val="24"/>
          <w:szCs w:val="24"/>
        </w:rPr>
      </w:pPr>
      <w:r w:rsidRPr="009940AC">
        <w:rPr>
          <w:rFonts w:cstheme="minorHAnsi"/>
          <w:sz w:val="24"/>
          <w:szCs w:val="24"/>
        </w:rPr>
        <w:t xml:space="preserve">If the employee is no longer capable of performing </w:t>
      </w:r>
      <w:r w:rsidR="0080483A" w:rsidRPr="009940AC">
        <w:rPr>
          <w:rFonts w:cstheme="minorHAnsi"/>
          <w:sz w:val="24"/>
          <w:szCs w:val="24"/>
        </w:rPr>
        <w:t>their</w:t>
      </w:r>
      <w:r w:rsidRPr="009940AC">
        <w:rPr>
          <w:rFonts w:cstheme="minorHAnsi"/>
          <w:sz w:val="24"/>
          <w:szCs w:val="24"/>
        </w:rPr>
        <w:t xml:space="preserve"> former job, they may be offered another position within the company at a different rate of pay, provided another position is available.</w:t>
      </w:r>
    </w:p>
    <w:p w:rsidR="00F40006" w:rsidRPr="00763078" w:rsidRDefault="00F40006">
      <w:pPr>
        <w:numPr>
          <w:ilvl w:val="0"/>
          <w:numId w:val="8"/>
        </w:numPr>
        <w:jc w:val="both"/>
        <w:rPr>
          <w:rFonts w:cstheme="minorHAnsi"/>
          <w:sz w:val="24"/>
          <w:szCs w:val="24"/>
        </w:rPr>
      </w:pPr>
      <w:r w:rsidRPr="00763078">
        <w:rPr>
          <w:rFonts w:cstheme="minorHAnsi"/>
          <w:sz w:val="24"/>
          <w:szCs w:val="24"/>
        </w:rPr>
        <w:t xml:space="preserve">Employees will be required to provide 30 </w:t>
      </w:r>
      <w:r w:rsidR="009940AC" w:rsidRPr="00763078">
        <w:rPr>
          <w:rFonts w:cstheme="minorHAnsi"/>
          <w:sz w:val="24"/>
          <w:szCs w:val="24"/>
        </w:rPr>
        <w:t>days’ notice</w:t>
      </w:r>
      <w:r w:rsidRPr="00763078">
        <w:rPr>
          <w:rFonts w:cstheme="minorHAnsi"/>
          <w:sz w:val="24"/>
          <w:szCs w:val="24"/>
        </w:rPr>
        <w:t xml:space="preserve">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for foreseeable leaves, such as childbirth, adoption, or planned medical treatment.</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exempt (exclude/deny) key employees (highest paid 10%) whose leave would cause the employer to suffer economic hardship.</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exempt (exclude/deny) employees with less than one year of service or less than 1,250 hours or 25 hours per week during the previous 12 months.</w:t>
      </w:r>
    </w:p>
    <w:p w:rsidR="00F40006" w:rsidRPr="00763078" w:rsidRDefault="00F40006">
      <w:pPr>
        <w:numPr>
          <w:ilvl w:val="0"/>
          <w:numId w:val="8"/>
        </w:numPr>
        <w:jc w:val="both"/>
        <w:rPr>
          <w:rFonts w:cstheme="minorHAnsi"/>
          <w:sz w:val="24"/>
          <w:szCs w:val="24"/>
        </w:rPr>
      </w:pPr>
      <w:r w:rsidRPr="00763078">
        <w:rPr>
          <w:rFonts w:cstheme="minorHAnsi"/>
          <w:sz w:val="24"/>
          <w:szCs w:val="24"/>
        </w:rPr>
        <w:lastRenderedPageBreak/>
        <w:t>In the event a couple is employed at the same location FMLA is restricted to 12 weeks total.</w:t>
      </w:r>
    </w:p>
    <w:p w:rsidR="00F40006" w:rsidRPr="00763078" w:rsidRDefault="00F40006">
      <w:pPr>
        <w:numPr>
          <w:ilvl w:val="0"/>
          <w:numId w:val="8"/>
        </w:numPr>
        <w:jc w:val="both"/>
        <w:rPr>
          <w:rFonts w:cstheme="minorHAnsi"/>
          <w:sz w:val="24"/>
          <w:szCs w:val="24"/>
        </w:rPr>
      </w:pPr>
      <w:r w:rsidRPr="00763078">
        <w:rPr>
          <w:rFonts w:cstheme="minorHAnsi"/>
          <w:sz w:val="24"/>
          <w:szCs w:val="24"/>
        </w:rPr>
        <w:t>In order to return to work, an employee is required to provide a statement of fitness to return to duty.</w:t>
      </w:r>
    </w:p>
    <w:p w:rsidR="00F40006" w:rsidRDefault="00F40006">
      <w:pPr>
        <w:numPr>
          <w:ilvl w:val="0"/>
          <w:numId w:val="8"/>
        </w:numPr>
        <w:jc w:val="both"/>
        <w:rPr>
          <w:rFonts w:cstheme="minorHAnsi"/>
          <w:sz w:val="24"/>
          <w:szCs w:val="24"/>
        </w:rPr>
      </w:pPr>
      <w:r w:rsidRPr="00763078">
        <w:rPr>
          <w:rFonts w:cstheme="minorHAnsi"/>
          <w:sz w:val="24"/>
          <w:szCs w:val="24"/>
        </w:rPr>
        <w:t xml:space="preserve">If after 12 weeks of FMLA leave and the employee is unable to return to </w:t>
      </w:r>
      <w:r w:rsidR="0080483A" w:rsidRPr="00763078">
        <w:rPr>
          <w:rFonts w:cstheme="minorHAnsi"/>
          <w:sz w:val="24"/>
          <w:szCs w:val="24"/>
        </w:rPr>
        <w:t>their</w:t>
      </w:r>
      <w:r w:rsidRPr="00763078">
        <w:rPr>
          <w:rFonts w:cstheme="minorHAnsi"/>
          <w:sz w:val="24"/>
          <w:szCs w:val="24"/>
        </w:rPr>
        <w:t xml:space="preserve"> former position, the employment is terminated. </w:t>
      </w:r>
    </w:p>
    <w:p w:rsidR="00215CE3" w:rsidRDefault="00215CE3" w:rsidP="00215CE3">
      <w:pPr>
        <w:ind w:left="1080"/>
        <w:jc w:val="both"/>
        <w:rPr>
          <w:rFonts w:cstheme="minorHAnsi"/>
          <w:sz w:val="24"/>
          <w:szCs w:val="24"/>
        </w:rPr>
      </w:pPr>
    </w:p>
    <w:p w:rsidR="00F40006" w:rsidRPr="00763078" w:rsidRDefault="00F40006" w:rsidP="00763078">
      <w:pPr>
        <w:pStyle w:val="Heading1"/>
        <w:rPr>
          <w:b/>
          <w:sz w:val="24"/>
          <w:szCs w:val="24"/>
        </w:rPr>
      </w:pPr>
      <w:bookmarkStart w:id="432" w:name="_Toc25402374"/>
      <w:bookmarkStart w:id="433" w:name="_Toc77861059"/>
      <w:r w:rsidRPr="00763078">
        <w:rPr>
          <w:b/>
          <w:sz w:val="24"/>
          <w:szCs w:val="24"/>
        </w:rPr>
        <w:t>NO</w:t>
      </w:r>
      <w:r w:rsidR="001C41A6">
        <w:rPr>
          <w:b/>
          <w:sz w:val="24"/>
          <w:szCs w:val="24"/>
        </w:rPr>
        <w:t>N-</w:t>
      </w:r>
      <w:r w:rsidRPr="00763078">
        <w:rPr>
          <w:b/>
          <w:sz w:val="24"/>
          <w:szCs w:val="24"/>
        </w:rPr>
        <w:t xml:space="preserve"> SOLICITATION</w:t>
      </w:r>
      <w:bookmarkEnd w:id="432"/>
      <w:r w:rsidR="001C41A6">
        <w:rPr>
          <w:b/>
          <w:sz w:val="24"/>
          <w:szCs w:val="24"/>
        </w:rPr>
        <w:t>/DISTRIBUTION OF LITERATURE</w:t>
      </w:r>
      <w:bookmarkEnd w:id="433"/>
      <w:r w:rsidR="00C979A4" w:rsidRPr="00763078">
        <w:rPr>
          <w:b/>
          <w:sz w:val="24"/>
          <w:szCs w:val="24"/>
        </w:rPr>
        <w:fldChar w:fldCharType="begin"/>
      </w:r>
      <w:r w:rsidRPr="00763078">
        <w:rPr>
          <w:b/>
          <w:sz w:val="24"/>
          <w:szCs w:val="24"/>
        </w:rPr>
        <w:instrText>tc \l1 "</w:instrText>
      </w:r>
      <w:bookmarkStart w:id="434" w:name="_Toc77575445"/>
      <w:r w:rsidRPr="00763078">
        <w:rPr>
          <w:b/>
          <w:sz w:val="24"/>
          <w:szCs w:val="24"/>
        </w:rPr>
        <w:instrText>NO SOLICITATION POLICY</w:instrText>
      </w:r>
      <w:bookmarkEnd w:id="434"/>
      <w:r w:rsidR="00C979A4" w:rsidRPr="00763078">
        <w:rPr>
          <w:b/>
          <w:sz w:val="24"/>
          <w:szCs w:val="24"/>
        </w:rPr>
        <w:fldChar w:fldCharType="end"/>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 w:val="24"/>
          <w:szCs w:val="24"/>
        </w:rPr>
      </w:pPr>
      <w:r w:rsidRPr="001C41A6">
        <w:rPr>
          <w:sz w:val="24"/>
          <w:szCs w:val="24"/>
        </w:rPr>
        <w:t xml:space="preserve">Approaching fellow employees in the workplace regarding personal activities, organizations or causes, regardless of how worthwhile, important or benevolent, can create unnecessary apprehension and pressures for co-workers.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In the interest of maintaining a proper business environment and preventing interference with work and inconvenience to others, you may not distribute literature or printed materials of any kind, sell merchandise, solicit financial contributions, or solicit for any other cause in the workplace during working time or via the </w:t>
      </w:r>
      <w:r w:rsidRPr="001C41A6">
        <w:rPr>
          <w:sz w:val="24"/>
          <w:szCs w:val="24"/>
        </w:rPr>
        <w:t xml:space="preserve">RTEC Transportation </w:t>
      </w:r>
      <w:r w:rsidRPr="001C41A6">
        <w:rPr>
          <w:iCs/>
          <w:sz w:val="24"/>
          <w:szCs w:val="24"/>
        </w:rPr>
        <w:t xml:space="preserve">E-mail and other telephonic communication systems without management approval.  The workplace includes the </w:t>
      </w:r>
      <w:r w:rsidRPr="001C41A6">
        <w:rPr>
          <w:sz w:val="24"/>
          <w:szCs w:val="24"/>
        </w:rPr>
        <w:t xml:space="preserve">RTEC Transportation </w:t>
      </w:r>
      <w:r w:rsidRPr="001C41A6">
        <w:rPr>
          <w:iCs/>
          <w:sz w:val="24"/>
          <w:szCs w:val="24"/>
        </w:rPr>
        <w:t xml:space="preserve">buildings, parking lots, driveway areas, and work areas in which </w:t>
      </w:r>
      <w:r w:rsidRPr="001C41A6">
        <w:rPr>
          <w:sz w:val="24"/>
          <w:szCs w:val="24"/>
        </w:rPr>
        <w:t xml:space="preserve">RTEC Transportation </w:t>
      </w:r>
      <w:r w:rsidRPr="001C41A6">
        <w:rPr>
          <w:iCs/>
          <w:sz w:val="24"/>
          <w:szCs w:val="24"/>
        </w:rPr>
        <w:t xml:space="preserve">work is regularly performed.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Solicitation or distribution by non-staff is prohibited on any </w:t>
      </w:r>
      <w:r w:rsidRPr="001C41A6">
        <w:rPr>
          <w:sz w:val="24"/>
          <w:szCs w:val="24"/>
        </w:rPr>
        <w:t xml:space="preserve">RTEC Transportation </w:t>
      </w:r>
      <w:r w:rsidRPr="001C41A6">
        <w:rPr>
          <w:iCs/>
          <w:sz w:val="24"/>
          <w:szCs w:val="24"/>
        </w:rPr>
        <w:t xml:space="preserve">property, including buildings and surrounding parking, patio, and driveway areas.  Any requests from outside persons or organizations to sell merchandise, solicit contributions, distribute literature, arrange displays or utilize the </w:t>
      </w:r>
      <w:r w:rsidRPr="001C41A6">
        <w:rPr>
          <w:sz w:val="24"/>
          <w:szCs w:val="24"/>
        </w:rPr>
        <w:t xml:space="preserve">RTEC Transportation </w:t>
      </w:r>
      <w:r w:rsidRPr="001C41A6">
        <w:rPr>
          <w:iCs/>
          <w:sz w:val="24"/>
          <w:szCs w:val="24"/>
        </w:rPr>
        <w:t xml:space="preserve">facilities are to be referred to the Executive Director.  </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Solicitation by an employee of another employee or customers is prohibited on Company time.</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Distribution of advertising materials, handbills, printed or written literature of any kind in working areas of the Company is prohibited at any time.  Distribution is also prohibited in non-working areas on working time.</w:t>
      </w:r>
    </w:p>
    <w:p w:rsidR="001C41A6" w:rsidRDefault="001C41A6" w:rsidP="001C41A6">
      <w:pPr>
        <w:spacing w:line="254" w:lineRule="auto"/>
        <w:jc w:val="both"/>
        <w:rPr>
          <w:rFonts w:cstheme="minorHAnsi"/>
          <w:sz w:val="24"/>
          <w:szCs w:val="24"/>
        </w:rPr>
      </w:pPr>
      <w:r w:rsidRPr="00763078">
        <w:rPr>
          <w:rFonts w:cstheme="minorHAnsi"/>
          <w:sz w:val="24"/>
          <w:szCs w:val="24"/>
        </w:rPr>
        <w:lastRenderedPageBreak/>
        <w:t>Solicitation and distribution of printed or written literature of any kind by non-employees on Company premises are prohibited at all times.</w:t>
      </w:r>
    </w:p>
    <w:p w:rsidR="001C41A6" w:rsidRPr="00770933"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Cs w:val="22"/>
        </w:rPr>
      </w:pPr>
      <w:r w:rsidRPr="005C60A8">
        <w:rPr>
          <w:szCs w:val="22"/>
        </w:rPr>
        <w:t xml:space="preserve"> </w:t>
      </w:r>
    </w:p>
    <w:p w:rsidR="001C41A6" w:rsidRPr="00B77917" w:rsidRDefault="001C41A6" w:rsidP="00B77917">
      <w:pPr>
        <w:pStyle w:val="Heading1"/>
        <w:rPr>
          <w:sz w:val="24"/>
          <w:szCs w:val="24"/>
        </w:rPr>
      </w:pPr>
      <w:bookmarkStart w:id="435" w:name="_Toc77861060"/>
      <w:r w:rsidRPr="00B77917">
        <w:rPr>
          <w:sz w:val="24"/>
          <w:szCs w:val="24"/>
        </w:rPr>
        <w:t>Smoking</w:t>
      </w:r>
      <w:bookmarkEnd w:id="435"/>
      <w:r w:rsidRPr="00B77917">
        <w:rPr>
          <w:sz w:val="24"/>
          <w:szCs w:val="24"/>
        </w:rPr>
        <w:t xml:space="preserve"> </w:t>
      </w:r>
    </w:p>
    <w:p w:rsidR="001C41A6" w:rsidRDefault="001C41A6" w:rsidP="001C41A6">
      <w:pPr>
        <w:autoSpaceDE w:val="0"/>
        <w:autoSpaceDN w:val="0"/>
        <w:adjustRightInd w:val="0"/>
        <w:jc w:val="both"/>
        <w:rPr>
          <w:sz w:val="24"/>
          <w:szCs w:val="24"/>
        </w:rPr>
      </w:pPr>
      <w:r w:rsidRPr="001C41A6">
        <w:rPr>
          <w:sz w:val="24"/>
          <w:szCs w:val="24"/>
        </w:rPr>
        <w:t>RTEC Transportation provides a smoke-free work environment. Smoking inside all RTEC Transportation facilities is prohibited.  Smoking in RTEC Transportation owned and leased vehicles is prohibited.</w:t>
      </w:r>
    </w:p>
    <w:p w:rsidR="00215CE3" w:rsidRPr="001C41A6" w:rsidRDefault="00215CE3" w:rsidP="001C41A6">
      <w:pPr>
        <w:autoSpaceDE w:val="0"/>
        <w:autoSpaceDN w:val="0"/>
        <w:adjustRightInd w:val="0"/>
        <w:jc w:val="both"/>
        <w:rPr>
          <w:sz w:val="24"/>
          <w:szCs w:val="24"/>
        </w:rPr>
      </w:pPr>
    </w:p>
    <w:p w:rsidR="00F40006" w:rsidRPr="00B77917" w:rsidRDefault="00F40006" w:rsidP="00B77917">
      <w:pPr>
        <w:pStyle w:val="Heading1"/>
        <w:rPr>
          <w:sz w:val="24"/>
          <w:szCs w:val="24"/>
        </w:rPr>
      </w:pPr>
      <w:bookmarkStart w:id="436" w:name="_Toc25402375"/>
      <w:bookmarkStart w:id="437" w:name="_Toc77861061"/>
      <w:r w:rsidRPr="00B77917">
        <w:rPr>
          <w:sz w:val="24"/>
          <w:szCs w:val="24"/>
        </w:rPr>
        <w:t>ATTENDANCE POLICY</w:t>
      </w:r>
      <w:bookmarkEnd w:id="436"/>
      <w:bookmarkEnd w:id="437"/>
      <w:r w:rsidR="00C979A4" w:rsidRPr="00B77917">
        <w:rPr>
          <w:sz w:val="24"/>
          <w:szCs w:val="24"/>
        </w:rPr>
        <w:fldChar w:fldCharType="begin"/>
      </w:r>
      <w:r w:rsidRPr="00B77917">
        <w:rPr>
          <w:sz w:val="24"/>
          <w:szCs w:val="24"/>
        </w:rPr>
        <w:instrText>tc \l1 "</w:instrText>
      </w:r>
      <w:bookmarkStart w:id="438" w:name="_Toc77575446"/>
      <w:r w:rsidRPr="00B77917">
        <w:rPr>
          <w:sz w:val="24"/>
          <w:szCs w:val="24"/>
        </w:rPr>
        <w:instrText>ATTENDANCE POLICY</w:instrText>
      </w:r>
      <w:bookmarkEnd w:id="438"/>
      <w:r w:rsidR="00C979A4" w:rsidRPr="00B77917">
        <w:rPr>
          <w:sz w:val="24"/>
          <w:szCs w:val="24"/>
        </w:rPr>
        <w:fldChar w:fldCharType="end"/>
      </w:r>
    </w:p>
    <w:p w:rsidR="00F40006" w:rsidRPr="00763078" w:rsidRDefault="00A22F8B">
      <w:pPr>
        <w:spacing w:line="254" w:lineRule="auto"/>
        <w:jc w:val="both"/>
        <w:rPr>
          <w:rFonts w:cstheme="minorHAnsi"/>
          <w:sz w:val="24"/>
          <w:szCs w:val="24"/>
        </w:rPr>
      </w:pPr>
      <w:del w:id="439" w:author="Sheila Stallworth" w:date="2021-09-24T15:55:00Z">
        <w:r w:rsidRPr="004723E1" w:rsidDel="001121DA">
          <w:rPr>
            <w:rFonts w:cstheme="minorHAnsi"/>
            <w:sz w:val="24"/>
            <w:szCs w:val="24"/>
          </w:rPr>
          <w:delText>RTEC has a no-fault attendance policy.</w:delText>
        </w:r>
        <w:r w:rsidRPr="00763078" w:rsidDel="001121DA">
          <w:rPr>
            <w:rFonts w:cstheme="minorHAnsi"/>
            <w:sz w:val="24"/>
            <w:szCs w:val="24"/>
          </w:rPr>
          <w:delText xml:space="preserve">  </w:delText>
        </w:r>
      </w:del>
      <w:r w:rsidR="00F40006" w:rsidRPr="00763078">
        <w:rPr>
          <w:rFonts w:cstheme="minorHAnsi"/>
          <w:sz w:val="24"/>
          <w:szCs w:val="24"/>
        </w:rPr>
        <w:t xml:space="preserve">Attendance covers not only being at work.  It also refers to being on time and being at your workstation, ready to work at the beginning of your shift and staying to the end of your shift.  Attendance is required of all employees. </w:t>
      </w:r>
    </w:p>
    <w:p w:rsidR="00F40006" w:rsidRPr="00763078" w:rsidRDefault="00F40006">
      <w:pPr>
        <w:spacing w:line="254" w:lineRule="auto"/>
        <w:jc w:val="both"/>
        <w:rPr>
          <w:rFonts w:cstheme="minorHAnsi"/>
          <w:sz w:val="24"/>
          <w:szCs w:val="24"/>
        </w:rPr>
      </w:pPr>
      <w:r w:rsidRPr="00763078">
        <w:rPr>
          <w:rFonts w:cstheme="minorHAnsi"/>
          <w:sz w:val="24"/>
          <w:szCs w:val="24"/>
        </w:rPr>
        <w:t>An excused absence is any absence that:</w:t>
      </w:r>
    </w:p>
    <w:p w:rsid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 xml:space="preserve">Is provided for by </w:t>
      </w:r>
      <w:smartTag w:uri="urn:schemas-microsoft-com:office:smarttags" w:element="stockticker">
        <w:r w:rsidRPr="00487EB3">
          <w:rPr>
            <w:rFonts w:cstheme="minorHAnsi"/>
            <w:sz w:val="24"/>
            <w:szCs w:val="24"/>
          </w:rPr>
          <w:t>RTEC</w:t>
        </w:r>
      </w:smartTag>
      <w:r w:rsidRPr="00487EB3">
        <w:rPr>
          <w:rFonts w:cstheme="minorHAnsi"/>
          <w:sz w:val="24"/>
          <w:szCs w:val="24"/>
        </w:rPr>
        <w:t xml:space="preserve"> policy: Holidays (if not scheduled to work); Sick/Personal Leave and vacation (approved in advance by the Employee’s Supervisor); Jury Duty; Funeral Leave (for the immediate family</w:t>
      </w:r>
      <w:r w:rsidR="00487EB3">
        <w:rPr>
          <w:rFonts w:cstheme="minorHAnsi"/>
          <w:sz w:val="24"/>
          <w:szCs w:val="24"/>
        </w:rPr>
        <w:t>),</w:t>
      </w:r>
    </w:p>
    <w:p w:rsidR="00F40006" w:rsidRP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 xml:space="preserve">Results from illness.  Your supervisor has a right to request a doctor’s excuse for any absence when they feel it is appropriate.  </w:t>
      </w:r>
      <w:del w:id="440" w:author="Sheila Stallworth" w:date="2021-09-24T16:07:00Z">
        <w:r w:rsidRPr="00487EB3" w:rsidDel="00717C24">
          <w:rPr>
            <w:rFonts w:cstheme="minorHAnsi"/>
            <w:sz w:val="24"/>
            <w:szCs w:val="24"/>
          </w:rPr>
          <w:delText>Following two- (2) day’s</w:delText>
        </w:r>
      </w:del>
      <w:ins w:id="441" w:author="Sheila Stallworth" w:date="2021-09-24T16:07:00Z">
        <w:r w:rsidR="004B2699">
          <w:rPr>
            <w:rFonts w:cstheme="minorHAnsi"/>
            <w:sz w:val="24"/>
            <w:szCs w:val="24"/>
          </w:rPr>
          <w:t>On</w:t>
        </w:r>
        <w:r w:rsidR="00717C24">
          <w:rPr>
            <w:rFonts w:cstheme="minorHAnsi"/>
            <w:sz w:val="24"/>
            <w:szCs w:val="24"/>
          </w:rPr>
          <w:t xml:space="preserve"> the 3</w:t>
        </w:r>
        <w:r w:rsidR="00717C24" w:rsidRPr="00717C24">
          <w:rPr>
            <w:rFonts w:cstheme="minorHAnsi"/>
            <w:sz w:val="24"/>
            <w:szCs w:val="24"/>
            <w:vertAlign w:val="superscript"/>
            <w:rPrChange w:id="442" w:author="Sheila Stallworth" w:date="2021-09-24T16:07:00Z">
              <w:rPr>
                <w:rFonts w:cstheme="minorHAnsi"/>
                <w:sz w:val="24"/>
                <w:szCs w:val="24"/>
              </w:rPr>
            </w:rPrChange>
          </w:rPr>
          <w:t>rd</w:t>
        </w:r>
        <w:r w:rsidR="00717C24">
          <w:rPr>
            <w:rFonts w:cstheme="minorHAnsi"/>
            <w:sz w:val="24"/>
            <w:szCs w:val="24"/>
          </w:rPr>
          <w:t xml:space="preserve"> day </w:t>
        </w:r>
      </w:ins>
      <w:ins w:id="443" w:author="Sheila Stallworth" w:date="2021-09-24T16:12:00Z">
        <w:r w:rsidR="004B2699">
          <w:rPr>
            <w:rFonts w:cstheme="minorHAnsi"/>
            <w:sz w:val="24"/>
            <w:szCs w:val="24"/>
          </w:rPr>
          <w:t xml:space="preserve">of </w:t>
        </w:r>
      </w:ins>
      <w:del w:id="444" w:author="Sheila Stallworth" w:date="2021-09-24T16:08:00Z">
        <w:r w:rsidRPr="00487EB3" w:rsidDel="00717C24">
          <w:rPr>
            <w:rFonts w:cstheme="minorHAnsi"/>
            <w:sz w:val="24"/>
            <w:szCs w:val="24"/>
          </w:rPr>
          <w:delText xml:space="preserve"> </w:delText>
        </w:r>
      </w:del>
      <w:r w:rsidRPr="00487EB3">
        <w:rPr>
          <w:rFonts w:cstheme="minorHAnsi"/>
          <w:sz w:val="24"/>
          <w:szCs w:val="24"/>
        </w:rPr>
        <w:t>consecutive absence, a physician’s statement is required.</w:t>
      </w:r>
    </w:p>
    <w:p w:rsidR="00B55AFB" w:rsidRPr="00763078" w:rsidRDefault="00F40006" w:rsidP="00B55AFB">
      <w:pPr>
        <w:pStyle w:val="ListParagraph"/>
        <w:numPr>
          <w:ilvl w:val="0"/>
          <w:numId w:val="4"/>
        </w:numPr>
        <w:spacing w:line="254" w:lineRule="auto"/>
        <w:jc w:val="both"/>
        <w:rPr>
          <w:rFonts w:cstheme="minorHAnsi"/>
          <w:sz w:val="24"/>
          <w:szCs w:val="24"/>
        </w:rPr>
      </w:pPr>
      <w:r w:rsidRPr="00763078">
        <w:rPr>
          <w:rFonts w:cstheme="minorHAnsi"/>
          <w:sz w:val="24"/>
          <w:szCs w:val="24"/>
        </w:rPr>
        <w:t>Has the prior approval of the supervisor.</w:t>
      </w:r>
    </w:p>
    <w:p w:rsidR="00B55AFB" w:rsidRPr="00763078" w:rsidRDefault="00B55AFB" w:rsidP="00B55AFB">
      <w:pPr>
        <w:pStyle w:val="ListParagraph"/>
        <w:spacing w:line="254" w:lineRule="auto"/>
        <w:jc w:val="both"/>
        <w:rPr>
          <w:rFonts w:cstheme="minorHAnsi"/>
          <w:sz w:val="24"/>
          <w:szCs w:val="24"/>
        </w:rPr>
      </w:pPr>
    </w:p>
    <w:p w:rsidR="00F40006" w:rsidRPr="003A6504" w:rsidRDefault="00F40006" w:rsidP="00B55AFB">
      <w:pPr>
        <w:pStyle w:val="ListParagraph"/>
        <w:numPr>
          <w:ilvl w:val="0"/>
          <w:numId w:val="4"/>
        </w:numPr>
        <w:spacing w:line="254" w:lineRule="auto"/>
        <w:jc w:val="both"/>
        <w:rPr>
          <w:rFonts w:cstheme="minorHAnsi"/>
          <w:sz w:val="24"/>
          <w:szCs w:val="24"/>
        </w:rPr>
      </w:pPr>
      <w:r w:rsidRPr="003A6504">
        <w:rPr>
          <w:rFonts w:cstheme="minorHAnsi"/>
          <w:sz w:val="24"/>
          <w:szCs w:val="24"/>
        </w:rPr>
        <w:t>Your supervisor considers an emergency for which you could not have given advance notice.</w:t>
      </w:r>
      <w:r w:rsidR="00075207" w:rsidRPr="003A6504">
        <w:rPr>
          <w:rFonts w:cstheme="minorHAnsi"/>
          <w:sz w:val="24"/>
          <w:szCs w:val="24"/>
        </w:rPr>
        <w:t xml:space="preserve">  Also see Personal/Sick Leave for requirements.</w:t>
      </w:r>
    </w:p>
    <w:p w:rsidR="0041720A" w:rsidRPr="003A6504" w:rsidRDefault="0041720A" w:rsidP="0041720A">
      <w:pPr>
        <w:pStyle w:val="ListParagraph"/>
        <w:spacing w:line="254" w:lineRule="auto"/>
        <w:jc w:val="both"/>
        <w:rPr>
          <w:rFonts w:cstheme="minorHAnsi"/>
          <w:sz w:val="24"/>
          <w:szCs w:val="24"/>
        </w:rPr>
      </w:pPr>
    </w:p>
    <w:p w:rsidR="0041720A" w:rsidRPr="003A6504" w:rsidRDefault="00571856" w:rsidP="0041720A">
      <w:pPr>
        <w:pStyle w:val="ListParagraph"/>
        <w:numPr>
          <w:ilvl w:val="0"/>
          <w:numId w:val="4"/>
        </w:numPr>
        <w:spacing w:line="254" w:lineRule="auto"/>
        <w:jc w:val="both"/>
        <w:rPr>
          <w:rFonts w:cstheme="minorHAnsi"/>
          <w:sz w:val="24"/>
          <w:szCs w:val="24"/>
        </w:rPr>
      </w:pPr>
      <w:r w:rsidRPr="003A6504">
        <w:rPr>
          <w:rFonts w:cstheme="minorHAnsi"/>
          <w:sz w:val="24"/>
          <w:szCs w:val="24"/>
        </w:rPr>
        <w:t xml:space="preserve">In order to receive pay for </w:t>
      </w:r>
      <w:r w:rsidR="0041720A" w:rsidRPr="003A6504">
        <w:rPr>
          <w:rFonts w:cstheme="minorHAnsi"/>
          <w:sz w:val="24"/>
          <w:szCs w:val="24"/>
        </w:rPr>
        <w:t>Personal</w:t>
      </w:r>
      <w:r w:rsidRPr="003A6504">
        <w:rPr>
          <w:rFonts w:cstheme="minorHAnsi"/>
          <w:sz w:val="24"/>
          <w:szCs w:val="24"/>
        </w:rPr>
        <w:t>/Sick</w:t>
      </w:r>
      <w:r w:rsidR="0041720A" w:rsidRPr="003A6504">
        <w:rPr>
          <w:rFonts w:cstheme="minorHAnsi"/>
          <w:sz w:val="24"/>
          <w:szCs w:val="24"/>
        </w:rPr>
        <w:t xml:space="preserve"> time</w:t>
      </w:r>
      <w:r w:rsidRPr="003A6504">
        <w:rPr>
          <w:rFonts w:cstheme="minorHAnsi"/>
          <w:sz w:val="24"/>
          <w:szCs w:val="24"/>
        </w:rPr>
        <w:t>, an employee must notify the supervisor</w:t>
      </w:r>
      <w:r w:rsidR="0052079D" w:rsidRPr="003A6504">
        <w:rPr>
          <w:rFonts w:cstheme="minorHAnsi"/>
          <w:sz w:val="24"/>
          <w:szCs w:val="24"/>
        </w:rPr>
        <w:t xml:space="preserve"> prior to the end of shift</w:t>
      </w:r>
      <w:r w:rsidR="0041720A" w:rsidRPr="003A6504">
        <w:rPr>
          <w:rFonts w:cstheme="minorHAnsi"/>
          <w:sz w:val="24"/>
          <w:szCs w:val="24"/>
        </w:rPr>
        <w:t xml:space="preserve"> </w:t>
      </w:r>
      <w:r w:rsidR="0052079D" w:rsidRPr="003A6504">
        <w:rPr>
          <w:rFonts w:cstheme="minorHAnsi"/>
          <w:sz w:val="24"/>
          <w:szCs w:val="24"/>
        </w:rPr>
        <w:t>on the previous day</w:t>
      </w:r>
      <w:r w:rsidR="004723E1" w:rsidRPr="003A6504">
        <w:rPr>
          <w:rFonts w:cstheme="minorHAnsi"/>
          <w:sz w:val="24"/>
          <w:szCs w:val="24"/>
        </w:rPr>
        <w:t>. Personal leave hours will</w:t>
      </w:r>
      <w:r w:rsidR="0041720A" w:rsidRPr="003A6504">
        <w:rPr>
          <w:rFonts w:cstheme="minorHAnsi"/>
          <w:sz w:val="24"/>
          <w:szCs w:val="24"/>
        </w:rPr>
        <w:t xml:space="preserve"> be reduced and to receive pay for the absence requires approved documentation.</w:t>
      </w:r>
    </w:p>
    <w:p w:rsidR="0041720A" w:rsidRPr="003A6504" w:rsidRDefault="0041720A" w:rsidP="0041720A">
      <w:pPr>
        <w:pStyle w:val="ListParagraph"/>
        <w:spacing w:line="254" w:lineRule="auto"/>
        <w:jc w:val="both"/>
        <w:rPr>
          <w:rFonts w:cstheme="minorHAnsi"/>
          <w:sz w:val="24"/>
          <w:szCs w:val="24"/>
        </w:rPr>
      </w:pPr>
    </w:p>
    <w:p w:rsidR="00F40006" w:rsidRPr="003A6504" w:rsidRDefault="00F40006">
      <w:pPr>
        <w:spacing w:line="254" w:lineRule="auto"/>
        <w:jc w:val="both"/>
        <w:rPr>
          <w:rFonts w:cstheme="minorHAnsi"/>
          <w:sz w:val="24"/>
          <w:szCs w:val="24"/>
        </w:rPr>
      </w:pPr>
      <w:r w:rsidRPr="003A6504">
        <w:rPr>
          <w:rFonts w:cstheme="minorHAnsi"/>
          <w:sz w:val="24"/>
          <w:szCs w:val="24"/>
        </w:rPr>
        <w:lastRenderedPageBreak/>
        <w:t xml:space="preserve">Any absence that is not excused is considered an unexcused absence. </w:t>
      </w:r>
      <w:r w:rsidR="00C1765D" w:rsidRPr="003A6504">
        <w:rPr>
          <w:rFonts w:cstheme="minorHAnsi"/>
          <w:sz w:val="24"/>
          <w:szCs w:val="24"/>
        </w:rPr>
        <w:t>Three</w:t>
      </w:r>
      <w:r w:rsidR="00AF626D" w:rsidRPr="003A6504">
        <w:rPr>
          <w:rFonts w:cstheme="minorHAnsi"/>
          <w:sz w:val="24"/>
          <w:szCs w:val="24"/>
        </w:rPr>
        <w:t>- (3)</w:t>
      </w:r>
      <w:r w:rsidR="00C1765D" w:rsidRPr="003A6504">
        <w:rPr>
          <w:rFonts w:cstheme="minorHAnsi"/>
          <w:sz w:val="24"/>
          <w:szCs w:val="24"/>
        </w:rPr>
        <w:t xml:space="preserve"> day</w:t>
      </w:r>
      <w:r w:rsidR="00AF626D" w:rsidRPr="003A6504">
        <w:rPr>
          <w:rFonts w:cstheme="minorHAnsi"/>
          <w:sz w:val="24"/>
          <w:szCs w:val="24"/>
        </w:rPr>
        <w:t>’</w:t>
      </w:r>
      <w:r w:rsidR="00C1765D" w:rsidRPr="003A6504">
        <w:rPr>
          <w:rFonts w:cstheme="minorHAnsi"/>
          <w:sz w:val="24"/>
          <w:szCs w:val="24"/>
        </w:rPr>
        <w:t xml:space="preserve">s unexcused absence </w:t>
      </w:r>
      <w:r w:rsidR="000437CB" w:rsidRPr="003A6504">
        <w:rPr>
          <w:rFonts w:cstheme="minorHAnsi"/>
          <w:sz w:val="24"/>
          <w:szCs w:val="24"/>
        </w:rPr>
        <w:t>results in</w:t>
      </w:r>
      <w:r w:rsidR="00C1765D" w:rsidRPr="003A6504">
        <w:rPr>
          <w:rFonts w:cstheme="minorHAnsi"/>
          <w:sz w:val="24"/>
          <w:szCs w:val="24"/>
        </w:rPr>
        <w:t xml:space="preserve"> termination of employment.  </w:t>
      </w:r>
      <w:r w:rsidRPr="003A6504">
        <w:rPr>
          <w:rFonts w:cstheme="minorHAnsi"/>
          <w:sz w:val="24"/>
          <w:szCs w:val="24"/>
        </w:rPr>
        <w:t xml:space="preserve">Three- (3) day’s absence without notice or failure to report to work </w:t>
      </w:r>
      <w:r w:rsidR="004723E1" w:rsidRPr="003A6504">
        <w:rPr>
          <w:rFonts w:cstheme="minorHAnsi"/>
          <w:sz w:val="24"/>
          <w:szCs w:val="24"/>
        </w:rPr>
        <w:t>result</w:t>
      </w:r>
      <w:r w:rsidR="000437CB" w:rsidRPr="003A6504">
        <w:rPr>
          <w:rFonts w:cstheme="minorHAnsi"/>
          <w:sz w:val="24"/>
          <w:szCs w:val="24"/>
        </w:rPr>
        <w:t>s</w:t>
      </w:r>
      <w:r w:rsidR="004723E1" w:rsidRPr="003A6504">
        <w:rPr>
          <w:rFonts w:cstheme="minorHAnsi"/>
          <w:sz w:val="24"/>
          <w:szCs w:val="24"/>
        </w:rPr>
        <w:t xml:space="preserve"> in </w:t>
      </w:r>
      <w:r w:rsidRPr="003A6504">
        <w:rPr>
          <w:rFonts w:cstheme="minorHAnsi"/>
          <w:sz w:val="24"/>
          <w:szCs w:val="24"/>
        </w:rPr>
        <w:t>termination of employment</w:t>
      </w:r>
      <w:r w:rsidR="0041720A" w:rsidRPr="003A6504">
        <w:rPr>
          <w:rFonts w:cstheme="minorHAnsi"/>
          <w:sz w:val="24"/>
          <w:szCs w:val="24"/>
        </w:rPr>
        <w:t>.</w:t>
      </w:r>
    </w:p>
    <w:p w:rsidR="00F40006" w:rsidRPr="003A6504" w:rsidRDefault="00F40006">
      <w:pPr>
        <w:spacing w:line="254" w:lineRule="auto"/>
        <w:jc w:val="both"/>
        <w:rPr>
          <w:rFonts w:cstheme="minorHAnsi"/>
          <w:sz w:val="24"/>
          <w:szCs w:val="24"/>
        </w:rPr>
      </w:pPr>
      <w:r w:rsidRPr="003A6504">
        <w:rPr>
          <w:rFonts w:cstheme="minorHAnsi"/>
          <w:sz w:val="24"/>
          <w:szCs w:val="24"/>
        </w:rPr>
        <w:t>Any occasion when an employee arrives at the workstation after starting time of their shift or during the scheduled shift is an absent employee.</w:t>
      </w:r>
      <w:r w:rsidR="00EF36BC" w:rsidRPr="003A6504">
        <w:rPr>
          <w:rFonts w:cstheme="minorHAnsi"/>
          <w:sz w:val="24"/>
          <w:szCs w:val="24"/>
        </w:rPr>
        <w:t xml:space="preserve">  </w:t>
      </w:r>
    </w:p>
    <w:p w:rsidR="00E862E1" w:rsidRPr="00763078" w:rsidRDefault="00E862E1">
      <w:pPr>
        <w:spacing w:line="254" w:lineRule="auto"/>
        <w:jc w:val="both"/>
        <w:rPr>
          <w:rFonts w:cstheme="minorHAnsi"/>
          <w:sz w:val="24"/>
          <w:szCs w:val="24"/>
        </w:rPr>
      </w:pPr>
      <w:r w:rsidRPr="003A6504">
        <w:rPr>
          <w:rFonts w:cstheme="minorHAnsi"/>
          <w:sz w:val="24"/>
          <w:szCs w:val="24"/>
        </w:rPr>
        <w:t xml:space="preserve">An employee will receive 1 point for each day of absence unless otherwise excused for </w:t>
      </w:r>
      <w:r w:rsidR="00B130DD">
        <w:rPr>
          <w:rFonts w:cstheme="minorHAnsi"/>
          <w:sz w:val="24"/>
          <w:szCs w:val="24"/>
        </w:rPr>
        <w:t xml:space="preserve">paid </w:t>
      </w:r>
      <w:r w:rsidRPr="003A6504">
        <w:rPr>
          <w:rFonts w:cstheme="minorHAnsi"/>
          <w:sz w:val="24"/>
          <w:szCs w:val="24"/>
        </w:rPr>
        <w:t>absence under the terms of this policy.  Employees are permitted as many up to</w:t>
      </w:r>
      <w:del w:id="445" w:author="Sheila Stallworth" w:date="2021-09-24T16:01:00Z">
        <w:r w:rsidR="0041720A" w:rsidRPr="003A6504" w:rsidDel="001121DA">
          <w:rPr>
            <w:rFonts w:cstheme="minorHAnsi"/>
            <w:sz w:val="24"/>
            <w:szCs w:val="24"/>
          </w:rPr>
          <w:delText xml:space="preserve"> </w:delText>
        </w:r>
        <w:r w:rsidRPr="00A72101" w:rsidDel="001121DA">
          <w:rPr>
            <w:rFonts w:cstheme="minorHAnsi"/>
            <w:strike/>
            <w:sz w:val="24"/>
            <w:szCs w:val="24"/>
          </w:rPr>
          <w:delText>10</w:delText>
        </w:r>
      </w:del>
      <w:r w:rsidRPr="003A6504">
        <w:rPr>
          <w:rFonts w:cstheme="minorHAnsi"/>
          <w:sz w:val="24"/>
          <w:szCs w:val="24"/>
        </w:rPr>
        <w:t xml:space="preserve"> </w:t>
      </w:r>
      <w:r w:rsidR="003656C2">
        <w:rPr>
          <w:rFonts w:cstheme="minorHAnsi"/>
          <w:sz w:val="24"/>
          <w:szCs w:val="24"/>
        </w:rPr>
        <w:t xml:space="preserve">6 </w:t>
      </w:r>
      <w:r w:rsidRPr="003A6504">
        <w:rPr>
          <w:rFonts w:cstheme="minorHAnsi"/>
          <w:sz w:val="24"/>
          <w:szCs w:val="24"/>
        </w:rPr>
        <w:t>points per year, which may be recorded as absences and not result in termination.  Upon</w:t>
      </w:r>
      <w:r w:rsidR="00E41D9D" w:rsidRPr="003A6504">
        <w:rPr>
          <w:rFonts w:cstheme="minorHAnsi"/>
          <w:sz w:val="24"/>
          <w:szCs w:val="24"/>
        </w:rPr>
        <w:t xml:space="preserve"> </w:t>
      </w:r>
      <w:r w:rsidR="00276E26" w:rsidRPr="003A6504">
        <w:rPr>
          <w:rFonts w:cstheme="minorHAnsi"/>
          <w:sz w:val="24"/>
          <w:szCs w:val="24"/>
        </w:rPr>
        <w:t>ac</w:t>
      </w:r>
      <w:r w:rsidRPr="003A6504">
        <w:rPr>
          <w:rFonts w:cstheme="minorHAnsi"/>
          <w:sz w:val="24"/>
          <w:szCs w:val="24"/>
        </w:rPr>
        <w:t>cumulating</w:t>
      </w:r>
      <w:del w:id="446" w:author="Sheila Stallworth" w:date="2021-09-24T16:01:00Z">
        <w:r w:rsidRPr="003A6504" w:rsidDel="001121DA">
          <w:rPr>
            <w:rFonts w:cstheme="minorHAnsi"/>
            <w:sz w:val="24"/>
            <w:szCs w:val="24"/>
          </w:rPr>
          <w:delText xml:space="preserve"> </w:delText>
        </w:r>
        <w:r w:rsidRPr="00A72101" w:rsidDel="001121DA">
          <w:rPr>
            <w:rFonts w:cstheme="minorHAnsi"/>
            <w:strike/>
            <w:sz w:val="24"/>
            <w:szCs w:val="24"/>
          </w:rPr>
          <w:delText>10</w:delText>
        </w:r>
      </w:del>
      <w:r w:rsidRPr="003A6504">
        <w:rPr>
          <w:rFonts w:cstheme="minorHAnsi"/>
          <w:sz w:val="24"/>
          <w:szCs w:val="24"/>
        </w:rPr>
        <w:t xml:space="preserve"> </w:t>
      </w:r>
      <w:r w:rsidR="003656C2">
        <w:rPr>
          <w:rFonts w:cstheme="minorHAnsi"/>
          <w:sz w:val="24"/>
          <w:szCs w:val="24"/>
        </w:rPr>
        <w:t xml:space="preserve">6 </w:t>
      </w:r>
      <w:r w:rsidRPr="003A6504">
        <w:rPr>
          <w:rFonts w:cstheme="minorHAnsi"/>
          <w:sz w:val="24"/>
          <w:szCs w:val="24"/>
        </w:rPr>
        <w:t>attendance points the result is termination of employment.  If an employee works</w:t>
      </w:r>
      <w:ins w:id="447" w:author="Sheila Stallworth" w:date="2021-09-24T16:01:00Z">
        <w:r w:rsidR="001121DA">
          <w:rPr>
            <w:rFonts w:cstheme="minorHAnsi"/>
            <w:strike/>
            <w:sz w:val="24"/>
            <w:szCs w:val="24"/>
          </w:rPr>
          <w:t xml:space="preserve"> </w:t>
        </w:r>
      </w:ins>
      <w:del w:id="448" w:author="Sheila Stallworth" w:date="2021-09-24T16:01:00Z">
        <w:r w:rsidRPr="003A6504" w:rsidDel="001121DA">
          <w:rPr>
            <w:rFonts w:cstheme="minorHAnsi"/>
            <w:sz w:val="24"/>
            <w:szCs w:val="24"/>
          </w:rPr>
          <w:delText xml:space="preserve"> </w:delText>
        </w:r>
        <w:r w:rsidRPr="00A72101" w:rsidDel="001121DA">
          <w:rPr>
            <w:rFonts w:cstheme="minorHAnsi"/>
            <w:strike/>
            <w:sz w:val="24"/>
            <w:szCs w:val="24"/>
          </w:rPr>
          <w:delText>90</w:delText>
        </w:r>
      </w:del>
      <w:r w:rsidRPr="003A6504">
        <w:rPr>
          <w:rFonts w:cstheme="minorHAnsi"/>
          <w:sz w:val="24"/>
          <w:szCs w:val="24"/>
        </w:rPr>
        <w:t xml:space="preserve"> </w:t>
      </w:r>
      <w:r w:rsidR="003656C2">
        <w:rPr>
          <w:rFonts w:cstheme="minorHAnsi"/>
          <w:sz w:val="24"/>
          <w:szCs w:val="24"/>
        </w:rPr>
        <w:t xml:space="preserve">60 </w:t>
      </w:r>
      <w:r w:rsidRPr="003A6504">
        <w:rPr>
          <w:rFonts w:cstheme="minorHAnsi"/>
          <w:sz w:val="24"/>
          <w:szCs w:val="24"/>
        </w:rPr>
        <w:t xml:space="preserve">consecutive days without accumulation of a point, </w:t>
      </w:r>
      <w:r w:rsidR="00276E26" w:rsidRPr="003A6504">
        <w:rPr>
          <w:rFonts w:cstheme="minorHAnsi"/>
          <w:sz w:val="24"/>
          <w:szCs w:val="24"/>
        </w:rPr>
        <w:t>a</w:t>
      </w:r>
      <w:r w:rsidRPr="003A6504">
        <w:rPr>
          <w:rFonts w:cstheme="minorHAnsi"/>
          <w:sz w:val="24"/>
          <w:szCs w:val="24"/>
        </w:rPr>
        <w:t xml:space="preserve"> point will be removed from the employee’s attendance record.  Accumulation of “negative” points will not be permitted.  Each</w:t>
      </w:r>
      <w:r w:rsidRPr="00763078">
        <w:rPr>
          <w:rFonts w:cstheme="minorHAnsi"/>
          <w:sz w:val="24"/>
          <w:szCs w:val="24"/>
        </w:rPr>
        <w:t xml:space="preserve"> point expires and is removed from each employee’s record at the end of 365 days.</w:t>
      </w:r>
      <w:r w:rsidR="00652F5A">
        <w:rPr>
          <w:rFonts w:cstheme="minorHAnsi"/>
          <w:sz w:val="24"/>
          <w:szCs w:val="24"/>
        </w:rPr>
        <w:t xml:space="preserve"> RTEC will </w:t>
      </w:r>
      <w:ins w:id="449" w:author="Sheila Stallworth" w:date="2021-09-24T16:01:00Z">
        <w:r w:rsidR="001121DA">
          <w:rPr>
            <w:rFonts w:cstheme="minorHAnsi"/>
            <w:sz w:val="24"/>
            <w:szCs w:val="24"/>
          </w:rPr>
          <w:t>allow</w:t>
        </w:r>
      </w:ins>
      <w:del w:id="450" w:author="Sheila Stallworth" w:date="2021-09-24T16:01:00Z">
        <w:r w:rsidR="00652F5A" w:rsidDel="001121DA">
          <w:rPr>
            <w:rFonts w:cstheme="minorHAnsi"/>
            <w:sz w:val="24"/>
            <w:szCs w:val="24"/>
          </w:rPr>
          <w:delText>provide</w:delText>
        </w:r>
      </w:del>
      <w:r w:rsidR="00652F5A">
        <w:rPr>
          <w:rFonts w:cstheme="minorHAnsi"/>
          <w:sz w:val="24"/>
          <w:szCs w:val="24"/>
        </w:rPr>
        <w:t xml:space="preserve"> an additional 3 days’ unpaid </w:t>
      </w:r>
      <w:ins w:id="451" w:author="Sheila Stallworth" w:date="2021-09-24T16:01:00Z">
        <w:r w:rsidR="001121DA">
          <w:rPr>
            <w:rFonts w:cstheme="minorHAnsi"/>
            <w:sz w:val="24"/>
            <w:szCs w:val="24"/>
          </w:rPr>
          <w:t xml:space="preserve">with no points </w:t>
        </w:r>
      </w:ins>
      <w:r w:rsidR="00652F5A">
        <w:rPr>
          <w:rFonts w:cstheme="minorHAnsi"/>
          <w:sz w:val="24"/>
          <w:szCs w:val="24"/>
        </w:rPr>
        <w:t>for promoting good attendance.</w:t>
      </w:r>
    </w:p>
    <w:p w:rsidR="00E862E1" w:rsidRPr="00763078" w:rsidRDefault="00E862E1">
      <w:pPr>
        <w:spacing w:line="254" w:lineRule="auto"/>
        <w:jc w:val="both"/>
        <w:rPr>
          <w:rFonts w:cstheme="minorHAnsi"/>
          <w:b/>
          <w:sz w:val="24"/>
          <w:szCs w:val="24"/>
        </w:rPr>
      </w:pPr>
      <w:r w:rsidRPr="00763078">
        <w:rPr>
          <w:rFonts w:cstheme="minorHAnsi"/>
          <w:b/>
          <w:sz w:val="24"/>
          <w:szCs w:val="24"/>
        </w:rPr>
        <w:t xml:space="preserve">If an employee is going to be absent they must call a minimum of 2 hours prior to the department </w:t>
      </w:r>
      <w:r w:rsidR="00720C53" w:rsidRPr="00763078">
        <w:rPr>
          <w:rFonts w:cstheme="minorHAnsi"/>
          <w:b/>
          <w:sz w:val="24"/>
          <w:szCs w:val="24"/>
        </w:rPr>
        <w:t>or employee’s start time, whichever comes first.</w:t>
      </w:r>
      <w:r w:rsidRPr="00763078">
        <w:rPr>
          <w:rFonts w:cstheme="minorHAnsi"/>
          <w:b/>
          <w:sz w:val="24"/>
          <w:szCs w:val="24"/>
        </w:rPr>
        <w:t xml:space="preserve">  </w:t>
      </w:r>
      <w:r w:rsidR="00276E26" w:rsidRPr="00763078">
        <w:rPr>
          <w:rFonts w:cstheme="minorHAnsi"/>
          <w:b/>
          <w:sz w:val="24"/>
          <w:szCs w:val="24"/>
        </w:rPr>
        <w:t xml:space="preserve">If prior to normal operating </w:t>
      </w:r>
      <w:r w:rsidR="00720C53" w:rsidRPr="00763078">
        <w:rPr>
          <w:rFonts w:cstheme="minorHAnsi"/>
          <w:b/>
          <w:sz w:val="24"/>
          <w:szCs w:val="24"/>
        </w:rPr>
        <w:t>hours’</w:t>
      </w:r>
      <w:r w:rsidR="00276E26" w:rsidRPr="00763078">
        <w:rPr>
          <w:rFonts w:cstheme="minorHAnsi"/>
          <w:b/>
          <w:sz w:val="24"/>
          <w:szCs w:val="24"/>
        </w:rPr>
        <w:t xml:space="preserve"> </w:t>
      </w:r>
      <w:r w:rsidR="00720C53" w:rsidRPr="00763078">
        <w:rPr>
          <w:rFonts w:cstheme="minorHAnsi"/>
          <w:b/>
          <w:sz w:val="24"/>
          <w:szCs w:val="24"/>
        </w:rPr>
        <w:t xml:space="preserve">office staff must </w:t>
      </w:r>
      <w:r w:rsidR="00276E26" w:rsidRPr="00763078">
        <w:rPr>
          <w:rFonts w:cstheme="minorHAnsi"/>
          <w:b/>
          <w:sz w:val="24"/>
          <w:szCs w:val="24"/>
        </w:rPr>
        <w:t>call dispatch</w:t>
      </w:r>
      <w:r w:rsidR="00720C53" w:rsidRPr="00763078">
        <w:rPr>
          <w:rFonts w:cstheme="minorHAnsi"/>
          <w:b/>
          <w:sz w:val="24"/>
          <w:szCs w:val="24"/>
        </w:rPr>
        <w:t>, front desk clerk and/or supervisor</w:t>
      </w:r>
      <w:r w:rsidR="00276E26" w:rsidRPr="00763078">
        <w:rPr>
          <w:rFonts w:cstheme="minorHAnsi"/>
          <w:b/>
          <w:sz w:val="24"/>
          <w:szCs w:val="24"/>
        </w:rPr>
        <w:t xml:space="preserve">.  </w:t>
      </w:r>
      <w:r w:rsidRPr="00763078">
        <w:rPr>
          <w:rFonts w:cstheme="minorHAnsi"/>
          <w:b/>
          <w:sz w:val="24"/>
          <w:szCs w:val="24"/>
        </w:rPr>
        <w:t xml:space="preserve">All employees must call your supervisor at </w:t>
      </w:r>
      <w:r w:rsidR="00276E26" w:rsidRPr="00763078">
        <w:rPr>
          <w:rFonts w:cstheme="minorHAnsi"/>
          <w:b/>
          <w:sz w:val="24"/>
          <w:szCs w:val="24"/>
        </w:rPr>
        <w:t xml:space="preserve">800-321-7832 or </w:t>
      </w:r>
      <w:r w:rsidRPr="00763078">
        <w:rPr>
          <w:rFonts w:cstheme="minorHAnsi"/>
          <w:b/>
          <w:sz w:val="24"/>
          <w:szCs w:val="24"/>
        </w:rPr>
        <w:t xml:space="preserve">606-256-9835.  </w:t>
      </w:r>
    </w:p>
    <w:p w:rsidR="00E862E1" w:rsidRPr="00763078" w:rsidRDefault="00E862E1">
      <w:pPr>
        <w:spacing w:line="254" w:lineRule="auto"/>
        <w:jc w:val="both"/>
        <w:rPr>
          <w:rFonts w:cstheme="minorHAnsi"/>
          <w:sz w:val="24"/>
          <w:szCs w:val="24"/>
        </w:rPr>
      </w:pPr>
      <w:r w:rsidRPr="00763078">
        <w:rPr>
          <w:rFonts w:cstheme="minorHAnsi"/>
          <w:sz w:val="24"/>
          <w:szCs w:val="24"/>
        </w:rPr>
        <w:t>Not calling in will result in disciplinary action.  All employees must call in each day that they are going to be absent.</w:t>
      </w:r>
    </w:p>
    <w:p w:rsidR="00E862E1" w:rsidRPr="00763078" w:rsidRDefault="00E862E1">
      <w:pPr>
        <w:spacing w:line="254" w:lineRule="auto"/>
        <w:jc w:val="both"/>
        <w:rPr>
          <w:rFonts w:cstheme="minorHAnsi"/>
          <w:sz w:val="24"/>
          <w:szCs w:val="24"/>
        </w:rPr>
      </w:pPr>
      <w:r w:rsidRPr="00763078">
        <w:rPr>
          <w:rFonts w:cstheme="minorHAnsi"/>
          <w:sz w:val="24"/>
          <w:szCs w:val="24"/>
        </w:rPr>
        <w:t>The following outline illustrates notification and disciplinary action/procedure for accumulation of points:</w:t>
      </w:r>
    </w:p>
    <w:p w:rsidR="003723C3" w:rsidRPr="00763078" w:rsidRDefault="003723C3" w:rsidP="003723C3">
      <w:pPr>
        <w:pStyle w:val="NoSpacing"/>
        <w:rPr>
          <w:rFonts w:eastAsia="Times New Roman"/>
          <w:snapToGrid w:val="0"/>
          <w:sz w:val="24"/>
          <w:szCs w:val="24"/>
        </w:rPr>
      </w:pPr>
      <w:r w:rsidRPr="00CE08F4">
        <w:rPr>
          <w:rFonts w:eastAsia="Times New Roman"/>
          <w:snapToGrid w:val="0"/>
          <w:sz w:val="24"/>
          <w:szCs w:val="24"/>
          <w:u w:val="single"/>
        </w:rPr>
        <w:t>Absence:</w:t>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6654CA" w:rsidP="003723C3">
      <w:pPr>
        <w:pStyle w:val="NoSpacing"/>
        <w:rPr>
          <w:rFonts w:eastAsia="Times New Roman"/>
          <w:snapToGrid w:val="0"/>
          <w:sz w:val="24"/>
          <w:szCs w:val="24"/>
        </w:rPr>
      </w:pPr>
      <w:ins w:id="452" w:author="Sheila Stallworth" w:date="2021-09-29T16:15:00Z">
        <w:r>
          <w:rPr>
            <w:rFonts w:eastAsia="Times New Roman"/>
            <w:snapToGrid w:val="0"/>
            <w:sz w:val="24"/>
            <w:szCs w:val="24"/>
          </w:rPr>
          <w:t>Less than 4 hours</w:t>
        </w:r>
      </w:ins>
      <w:del w:id="453" w:author="Sheila Stallworth" w:date="2021-09-29T16:15:00Z">
        <w:r w:rsidR="003723C3" w:rsidRPr="00763078" w:rsidDel="006654CA">
          <w:rPr>
            <w:rFonts w:eastAsia="Times New Roman"/>
            <w:snapToGrid w:val="0"/>
            <w:sz w:val="24"/>
            <w:szCs w:val="24"/>
          </w:rPr>
          <w:delText>4 hour or less</w:delText>
        </w:r>
      </w:del>
      <w:del w:id="454" w:author="Sheila Stallworth" w:date="2021-09-29T16:16:00Z">
        <w:r w:rsidR="003723C3" w:rsidRPr="00763078" w:rsidDel="006654CA">
          <w:rPr>
            <w:rFonts w:eastAsia="Times New Roman"/>
            <w:snapToGrid w:val="0"/>
            <w:sz w:val="24"/>
            <w:szCs w:val="24"/>
          </w:rPr>
          <w:tab/>
        </w:r>
      </w:del>
      <w:r w:rsidR="003723C3" w:rsidRPr="00763078">
        <w:rPr>
          <w:rFonts w:eastAsia="Times New Roman"/>
          <w:snapToGrid w:val="0"/>
          <w:sz w:val="24"/>
          <w:szCs w:val="24"/>
        </w:rPr>
        <w:tab/>
        <w:t>¼ point</w:t>
      </w:r>
      <w:r w:rsidR="003723C3" w:rsidRPr="00763078">
        <w:rPr>
          <w:rFonts w:eastAsia="Times New Roman"/>
          <w:snapToGrid w:val="0"/>
          <w:sz w:val="24"/>
          <w:szCs w:val="24"/>
        </w:rPr>
        <w:tab/>
      </w:r>
      <w:r w:rsidR="003723C3" w:rsidRPr="00763078">
        <w:rPr>
          <w:rFonts w:eastAsia="Times New Roman"/>
          <w:snapToGrid w:val="0"/>
          <w:sz w:val="24"/>
          <w:szCs w:val="24"/>
        </w:rPr>
        <w:tab/>
      </w:r>
      <w:r w:rsidR="003723C3"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 xml:space="preserve">4 – </w:t>
      </w:r>
      <w:r w:rsidR="00CE08F4">
        <w:rPr>
          <w:rFonts w:eastAsia="Times New Roman"/>
          <w:snapToGrid w:val="0"/>
          <w:sz w:val="24"/>
          <w:szCs w:val="24"/>
        </w:rPr>
        <w:t>6</w:t>
      </w:r>
      <w:r w:rsidRPr="00763078">
        <w:rPr>
          <w:rFonts w:eastAsia="Times New Roman"/>
          <w:snapToGrid w:val="0"/>
          <w:sz w:val="24"/>
          <w:szCs w:val="24"/>
        </w:rPr>
        <w:t xml:space="preserve"> hour</w:t>
      </w:r>
      <w:r w:rsidRPr="00763078">
        <w:rPr>
          <w:rFonts w:eastAsia="Times New Roman"/>
          <w:snapToGrid w:val="0"/>
          <w:sz w:val="24"/>
          <w:szCs w:val="24"/>
        </w:rPr>
        <w:tab/>
      </w:r>
      <w:r w:rsidRPr="00763078">
        <w:rPr>
          <w:rFonts w:eastAsia="Times New Roman"/>
          <w:snapToGrid w:val="0"/>
          <w:sz w:val="24"/>
          <w:szCs w:val="24"/>
        </w:rPr>
        <w:tab/>
        <w:t>½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7 hours or more</w:t>
      </w:r>
      <w:r w:rsidRPr="00763078">
        <w:rPr>
          <w:rFonts w:eastAsia="Times New Roman"/>
          <w:snapToGrid w:val="0"/>
          <w:sz w:val="24"/>
          <w:szCs w:val="24"/>
        </w:rPr>
        <w:tab/>
        <w:t>1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p>
    <w:p w:rsidR="003723C3" w:rsidRDefault="003723C3" w:rsidP="003723C3">
      <w:pPr>
        <w:pStyle w:val="NoSpacing"/>
        <w:rPr>
          <w:ins w:id="455" w:author="Sheila Stallworth" w:date="2021-09-29T16:16:00Z"/>
          <w:rFonts w:eastAsia="Times New Roman"/>
          <w:b/>
          <w:snapToGrid w:val="0"/>
          <w:sz w:val="24"/>
          <w:szCs w:val="24"/>
        </w:rPr>
      </w:pPr>
      <w:r w:rsidRPr="00763078">
        <w:rPr>
          <w:rFonts w:eastAsia="Times New Roman"/>
          <w:b/>
          <w:snapToGrid w:val="0"/>
          <w:sz w:val="24"/>
          <w:szCs w:val="24"/>
        </w:rPr>
        <w:t>Total or Combination of points result as follows:</w:t>
      </w:r>
    </w:p>
    <w:p w:rsidR="006654CA" w:rsidRPr="00763078" w:rsidDel="006654CA" w:rsidRDefault="006654CA" w:rsidP="003723C3">
      <w:pPr>
        <w:pStyle w:val="NoSpacing"/>
        <w:rPr>
          <w:del w:id="456" w:author="Sheila Stallworth" w:date="2021-09-29T16:16:00Z"/>
          <w:rFonts w:eastAsia="Times New Roman"/>
          <w:b/>
          <w:snapToGrid w:val="0"/>
          <w:sz w:val="24"/>
          <w:szCs w:val="24"/>
        </w:rPr>
      </w:pPr>
    </w:p>
    <w:p w:rsidR="003723C3" w:rsidRPr="00763078" w:rsidRDefault="003723C3" w:rsidP="003723C3">
      <w:pPr>
        <w:pStyle w:val="NoSpacing"/>
        <w:rPr>
          <w:rFonts w:eastAsia="Times New Roman"/>
          <w:snapToGrid w:val="0"/>
          <w:sz w:val="24"/>
          <w:szCs w:val="24"/>
        </w:rPr>
      </w:pPr>
      <w:del w:id="457" w:author="Sheila Stallworth" w:date="2021-09-29T16:16:00Z">
        <w:r w:rsidRPr="00763078" w:rsidDel="006654CA">
          <w:rPr>
            <w:rFonts w:eastAsia="Times New Roman"/>
            <w:snapToGrid w:val="0"/>
            <w:sz w:val="24"/>
            <w:szCs w:val="24"/>
          </w:rPr>
          <w:delText xml:space="preserve">- </w:delText>
        </w:r>
      </w:del>
      <w:r w:rsidRPr="00763078">
        <w:rPr>
          <w:rFonts w:eastAsia="Times New Roman"/>
          <w:snapToGrid w:val="0"/>
          <w:sz w:val="24"/>
          <w:szCs w:val="24"/>
        </w:rPr>
        <w:t xml:space="preserve">verbal warning </w:t>
      </w:r>
      <w:r w:rsidR="003C172E">
        <w:rPr>
          <w:rFonts w:eastAsia="Times New Roman"/>
          <w:snapToGrid w:val="0"/>
          <w:sz w:val="24"/>
          <w:szCs w:val="24"/>
        </w:rPr>
        <w:t>(documented)</w:t>
      </w:r>
      <w:r w:rsidR="00824A88">
        <w:rPr>
          <w:rFonts w:eastAsia="Times New Roman"/>
          <w:snapToGrid w:val="0"/>
          <w:sz w:val="24"/>
          <w:szCs w:val="24"/>
        </w:rPr>
        <w:t xml:space="preserve"> (no time available to cover absence)</w:t>
      </w:r>
    </w:p>
    <w:p w:rsidR="003723C3" w:rsidRPr="00763078" w:rsidRDefault="00675300" w:rsidP="003723C3">
      <w:pPr>
        <w:pStyle w:val="NoSpacing"/>
        <w:rPr>
          <w:rFonts w:eastAsia="Times New Roman"/>
          <w:snapToGrid w:val="0"/>
          <w:sz w:val="24"/>
          <w:szCs w:val="24"/>
        </w:rPr>
      </w:pPr>
      <w:r>
        <w:rPr>
          <w:rFonts w:eastAsia="Times New Roman"/>
          <w:snapToGrid w:val="0"/>
          <w:sz w:val="24"/>
          <w:szCs w:val="24"/>
        </w:rPr>
        <w:t>2</w:t>
      </w:r>
      <w:r w:rsidR="003723C3" w:rsidRPr="00763078">
        <w:rPr>
          <w:rFonts w:eastAsia="Times New Roman"/>
          <w:snapToGrid w:val="0"/>
          <w:sz w:val="24"/>
          <w:szCs w:val="24"/>
        </w:rPr>
        <w:t>points  - written warning</w:t>
      </w:r>
    </w:p>
    <w:p w:rsidR="003723C3" w:rsidRPr="00763078" w:rsidRDefault="00675300" w:rsidP="003723C3">
      <w:pPr>
        <w:pStyle w:val="NoSpacing"/>
        <w:rPr>
          <w:rFonts w:eastAsia="Times New Roman"/>
          <w:snapToGrid w:val="0"/>
          <w:sz w:val="24"/>
          <w:szCs w:val="24"/>
        </w:rPr>
      </w:pPr>
      <w:r>
        <w:rPr>
          <w:rFonts w:eastAsia="Times New Roman"/>
          <w:snapToGrid w:val="0"/>
          <w:sz w:val="24"/>
          <w:szCs w:val="24"/>
        </w:rPr>
        <w:t>4</w:t>
      </w:r>
      <w:r w:rsidRPr="00763078">
        <w:rPr>
          <w:rFonts w:eastAsia="Times New Roman"/>
          <w:snapToGrid w:val="0"/>
          <w:sz w:val="24"/>
          <w:szCs w:val="24"/>
        </w:rPr>
        <w:t xml:space="preserve"> </w:t>
      </w:r>
      <w:r w:rsidR="003723C3" w:rsidRPr="00763078">
        <w:rPr>
          <w:rFonts w:eastAsia="Times New Roman"/>
          <w:snapToGrid w:val="0"/>
          <w:sz w:val="24"/>
          <w:szCs w:val="24"/>
        </w:rPr>
        <w:t>points  - 3 day suspension without pay</w:t>
      </w:r>
    </w:p>
    <w:p w:rsidR="003723C3" w:rsidRPr="00763078" w:rsidRDefault="00675300" w:rsidP="003723C3">
      <w:pPr>
        <w:pStyle w:val="NoSpacing"/>
        <w:rPr>
          <w:rFonts w:eastAsia="Times New Roman"/>
          <w:snapToGrid w:val="0"/>
          <w:sz w:val="24"/>
          <w:szCs w:val="24"/>
        </w:rPr>
      </w:pPr>
      <w:r>
        <w:rPr>
          <w:rFonts w:eastAsia="Times New Roman"/>
          <w:snapToGrid w:val="0"/>
          <w:sz w:val="24"/>
          <w:szCs w:val="24"/>
        </w:rPr>
        <w:t>6</w:t>
      </w:r>
      <w:r w:rsidRPr="00763078">
        <w:rPr>
          <w:rFonts w:eastAsia="Times New Roman"/>
          <w:snapToGrid w:val="0"/>
          <w:sz w:val="24"/>
          <w:szCs w:val="24"/>
        </w:rPr>
        <w:t xml:space="preserve"> </w:t>
      </w:r>
      <w:r w:rsidR="003723C3" w:rsidRPr="00763078">
        <w:rPr>
          <w:rFonts w:eastAsia="Times New Roman"/>
          <w:snapToGrid w:val="0"/>
          <w:sz w:val="24"/>
          <w:szCs w:val="24"/>
        </w:rPr>
        <w:t>points - termination of employment</w:t>
      </w:r>
    </w:p>
    <w:p w:rsidR="00E862E1" w:rsidRPr="00763078" w:rsidRDefault="00E862E1">
      <w:pPr>
        <w:spacing w:line="254" w:lineRule="auto"/>
        <w:jc w:val="both"/>
        <w:rPr>
          <w:rFonts w:cstheme="minorHAnsi"/>
          <w:sz w:val="24"/>
          <w:szCs w:val="24"/>
        </w:rPr>
      </w:pPr>
      <w:r w:rsidRPr="00763078">
        <w:rPr>
          <w:rFonts w:cstheme="minorHAnsi"/>
          <w:sz w:val="24"/>
          <w:szCs w:val="24"/>
        </w:rPr>
        <w:lastRenderedPageBreak/>
        <w:t>If the employee misses work due to a serious health condition, the employee may be entitled to leave under the Family Medical Leave Act.  A copy of the FMLA policy is in this manual or you may request a copy of the</w:t>
      </w:r>
      <w:r w:rsidR="00B339BF" w:rsidRPr="00763078">
        <w:rPr>
          <w:rFonts w:cstheme="minorHAnsi"/>
          <w:sz w:val="24"/>
          <w:szCs w:val="24"/>
        </w:rPr>
        <w:t xml:space="preserve"> policy from the Human Resources Department.  Any continuous absence, which does not warrant a leave of absence under the FMLA, and is due to the same cause </w:t>
      </w:r>
      <w:r w:rsidR="0036202B" w:rsidRPr="00763078">
        <w:rPr>
          <w:rFonts w:cstheme="minorHAnsi"/>
          <w:sz w:val="24"/>
          <w:szCs w:val="24"/>
        </w:rPr>
        <w:t>throughout</w:t>
      </w:r>
      <w:r w:rsidR="00904A6D" w:rsidRPr="00763078">
        <w:rPr>
          <w:rFonts w:cstheme="minorHAnsi"/>
          <w:sz w:val="24"/>
          <w:szCs w:val="24"/>
        </w:rPr>
        <w:t xml:space="preserve"> period of (5) days</w:t>
      </w:r>
      <w:r w:rsidR="00B339BF" w:rsidRPr="00763078">
        <w:rPr>
          <w:rFonts w:cstheme="minorHAnsi"/>
          <w:sz w:val="24"/>
          <w:szCs w:val="24"/>
        </w:rPr>
        <w:t>, will be charged as only one point.  Also, please note that in any absence, call-in procedures still apply.</w:t>
      </w:r>
    </w:p>
    <w:p w:rsidR="00B339BF" w:rsidRDefault="00B339BF">
      <w:pPr>
        <w:spacing w:line="254" w:lineRule="auto"/>
        <w:jc w:val="both"/>
        <w:rPr>
          <w:rFonts w:cstheme="minorHAnsi"/>
          <w:sz w:val="24"/>
          <w:szCs w:val="24"/>
        </w:rPr>
      </w:pPr>
      <w:r w:rsidRPr="00763078">
        <w:rPr>
          <w:rFonts w:cstheme="minorHAnsi"/>
          <w:sz w:val="24"/>
          <w:szCs w:val="24"/>
        </w:rPr>
        <w:t>A point will not be charged if the absence is for</w:t>
      </w:r>
      <w:r w:rsidR="006A4499" w:rsidRPr="00763078">
        <w:rPr>
          <w:rFonts w:cstheme="minorHAnsi"/>
          <w:sz w:val="24"/>
          <w:szCs w:val="24"/>
        </w:rPr>
        <w:t xml:space="preserve"> funeral under this policy,</w:t>
      </w:r>
      <w:r w:rsidRPr="00763078">
        <w:rPr>
          <w:rFonts w:cstheme="minorHAnsi"/>
          <w:sz w:val="24"/>
          <w:szCs w:val="24"/>
        </w:rPr>
        <w:t xml:space="preserve"> jury duty, </w:t>
      </w:r>
      <w:r w:rsidR="003723C3" w:rsidRPr="00763078">
        <w:rPr>
          <w:rFonts w:cstheme="minorHAnsi"/>
          <w:sz w:val="24"/>
          <w:szCs w:val="24"/>
        </w:rPr>
        <w:t xml:space="preserve">or </w:t>
      </w:r>
      <w:r w:rsidRPr="00763078">
        <w:rPr>
          <w:rFonts w:cstheme="minorHAnsi"/>
          <w:sz w:val="24"/>
          <w:szCs w:val="24"/>
        </w:rPr>
        <w:t>FMLA leave of absence as long as the employee provides proper documentation of the event, or a worker’s compensation incident.</w:t>
      </w:r>
    </w:p>
    <w:p w:rsidR="00E55905" w:rsidRPr="00763078" w:rsidRDefault="00E55905">
      <w:pPr>
        <w:spacing w:line="254" w:lineRule="auto"/>
        <w:jc w:val="both"/>
        <w:rPr>
          <w:rFonts w:cstheme="minorHAnsi"/>
          <w:sz w:val="24"/>
          <w:szCs w:val="24"/>
        </w:rPr>
      </w:pPr>
    </w:p>
    <w:p w:rsidR="00F40006" w:rsidRPr="00283138" w:rsidRDefault="00F40006" w:rsidP="00B2388A">
      <w:pPr>
        <w:pStyle w:val="Heading1"/>
        <w:rPr>
          <w:b/>
          <w:sz w:val="24"/>
          <w:szCs w:val="24"/>
        </w:rPr>
      </w:pPr>
      <w:bookmarkStart w:id="458" w:name="_Toc77861062"/>
      <w:smartTag w:uri="urn:schemas-microsoft-com:office:smarttags" w:element="stockticker">
        <w:r w:rsidRPr="00283138">
          <w:rPr>
            <w:b/>
            <w:sz w:val="24"/>
            <w:szCs w:val="24"/>
          </w:rPr>
          <w:t>RTEC</w:t>
        </w:r>
      </w:smartTag>
      <w:r w:rsidRPr="00283138">
        <w:rPr>
          <w:b/>
          <w:sz w:val="24"/>
          <w:szCs w:val="24"/>
        </w:rPr>
        <w:t xml:space="preserve"> POLICY PROHIBITING SEXUAL HARASSMENT</w:t>
      </w:r>
      <w:bookmarkEnd w:id="458"/>
    </w:p>
    <w:p w:rsidR="00F40006" w:rsidRPr="00763078" w:rsidRDefault="00F40006">
      <w:pPr>
        <w:jc w:val="both"/>
        <w:rPr>
          <w:rFonts w:cstheme="minorHAnsi"/>
          <w:sz w:val="24"/>
          <w:szCs w:val="24"/>
        </w:rPr>
      </w:pPr>
      <w:r w:rsidRPr="00763078">
        <w:rPr>
          <w:rFonts w:cstheme="minorHAnsi"/>
          <w:sz w:val="24"/>
          <w:szCs w:val="24"/>
        </w:rPr>
        <w:t>It is our policy, in accordance with providing a positive, discrimination-free work environment, that sexual harassment in the workplace is unacceptable conduct that will not be condoned.</w:t>
      </w:r>
    </w:p>
    <w:p w:rsidR="00F40006" w:rsidRPr="00763078" w:rsidRDefault="00F40006">
      <w:pPr>
        <w:pStyle w:val="BodyText"/>
        <w:widowControl w:val="0"/>
        <w:rPr>
          <w:rFonts w:cstheme="minorHAnsi"/>
          <w:sz w:val="24"/>
          <w:szCs w:val="24"/>
        </w:rPr>
      </w:pPr>
      <w:r w:rsidRPr="00763078">
        <w:rPr>
          <w:rFonts w:cstheme="minorHAnsi"/>
          <w:sz w:val="24"/>
          <w:szCs w:val="24"/>
        </w:rPr>
        <w:t>Sexual harassment is unsolicited, nonreciprocal behavior by an employee who is in a position to control or affect another person’s job status and who uses the power or authority of that position to cause that employee to submit to sexual activity, or to fear that they would be punished for refusal to submit.</w:t>
      </w:r>
    </w:p>
    <w:p w:rsidR="00F40006" w:rsidRPr="00763078" w:rsidRDefault="00F40006">
      <w:pPr>
        <w:jc w:val="both"/>
        <w:rPr>
          <w:rFonts w:cstheme="minorHAnsi"/>
          <w:sz w:val="24"/>
          <w:szCs w:val="24"/>
        </w:rPr>
      </w:pPr>
      <w:r w:rsidRPr="00763078">
        <w:rPr>
          <w:rFonts w:cstheme="minorHAnsi"/>
          <w:sz w:val="24"/>
          <w:szCs w:val="24"/>
        </w:rPr>
        <w:t>Sexual harassment also includes any employee conduct unreasonably interfering with another’s work performance by creating an intimidating, hostile, or offensive working environment. Sexual harassment consists of a variety of behaviors by employees directed to other employees including, but not limited to, subtle pressure for sexual activity, inappropriate touching, inappropriate language, demands for sexual favors, and physical assault.</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treat sexual harassment as any other form of misconduct. Employees who engage in harassing behavior will be disciplined appropriately. </w:t>
      </w:r>
    </w:p>
    <w:p w:rsidR="00F40006" w:rsidRDefault="00F40006">
      <w:pPr>
        <w:jc w:val="both"/>
        <w:rPr>
          <w:rFonts w:cstheme="minorHAnsi"/>
          <w:sz w:val="24"/>
          <w:szCs w:val="24"/>
        </w:rPr>
      </w:pPr>
      <w:r w:rsidRPr="00763078">
        <w:rPr>
          <w:rFonts w:cstheme="minorHAnsi"/>
          <w:sz w:val="24"/>
          <w:szCs w:val="24"/>
        </w:rPr>
        <w:t>Employees who are sexually harassed are encouraged to discuss the situation with their supervisor, human resource manager or with the executive director of the firm.</w:t>
      </w:r>
    </w:p>
    <w:p w:rsidR="001C41A6" w:rsidRDefault="001C41A6">
      <w:pPr>
        <w:jc w:val="both"/>
        <w:rPr>
          <w:rFonts w:cstheme="minorHAnsi"/>
          <w:sz w:val="24"/>
          <w:szCs w:val="24"/>
        </w:rPr>
      </w:pPr>
    </w:p>
    <w:p w:rsidR="00E920AB" w:rsidRDefault="00E920AB">
      <w:pPr>
        <w:jc w:val="both"/>
        <w:rPr>
          <w:rFonts w:cstheme="minorHAnsi"/>
          <w:sz w:val="24"/>
          <w:szCs w:val="24"/>
        </w:rPr>
      </w:pPr>
    </w:p>
    <w:p w:rsidR="00F40006" w:rsidRPr="00283138" w:rsidRDefault="00F40006" w:rsidP="00B2388A">
      <w:pPr>
        <w:pStyle w:val="Heading1"/>
        <w:rPr>
          <w:b/>
          <w:sz w:val="24"/>
          <w:szCs w:val="24"/>
        </w:rPr>
      </w:pPr>
      <w:bookmarkStart w:id="459" w:name="_Toc77861063"/>
      <w:r w:rsidRPr="00283138">
        <w:rPr>
          <w:b/>
          <w:sz w:val="24"/>
          <w:szCs w:val="24"/>
        </w:rPr>
        <w:lastRenderedPageBreak/>
        <w:t>DRESS CODE – Personal Appearance</w:t>
      </w:r>
      <w:bookmarkEnd w:id="459"/>
    </w:p>
    <w:p w:rsidR="00407EB4" w:rsidRDefault="00F40006" w:rsidP="00DA3D05">
      <w:pPr>
        <w:jc w:val="both"/>
        <w:rPr>
          <w:rFonts w:cstheme="minorHAnsi"/>
          <w:sz w:val="24"/>
          <w:szCs w:val="24"/>
        </w:rPr>
      </w:pPr>
      <w:r w:rsidRPr="00763078">
        <w:rPr>
          <w:rFonts w:cstheme="minorHAnsi"/>
          <w:sz w:val="24"/>
          <w:szCs w:val="24"/>
        </w:rPr>
        <w:t>It is the policy of the company that each employee’s dress and grooming be appropriate to the work situation and governed by the requirements of safety and comfort.  We want all employees to dress comfortably while maintaining an appropriate dress/appearance.  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r w:rsidR="00407EB4">
        <w:rPr>
          <w:rFonts w:cstheme="minorHAnsi"/>
          <w:sz w:val="24"/>
          <w:szCs w:val="24"/>
        </w:rPr>
        <w:t xml:space="preserve">  </w:t>
      </w:r>
      <w:r w:rsidRPr="00763078">
        <w:rPr>
          <w:rFonts w:cstheme="minorHAnsi"/>
          <w:sz w:val="24"/>
          <w:szCs w:val="24"/>
        </w:rPr>
        <w:t xml:space="preserve">Employees working in the central business office should dress in appropriate business attire.  </w:t>
      </w:r>
    </w:p>
    <w:p w:rsidR="00F40006" w:rsidRDefault="00F40006" w:rsidP="00DA3D05">
      <w:pPr>
        <w:jc w:val="both"/>
        <w:rPr>
          <w:rFonts w:cstheme="minorHAnsi"/>
          <w:sz w:val="24"/>
          <w:szCs w:val="24"/>
        </w:rPr>
      </w:pPr>
      <w:r w:rsidRPr="00763078">
        <w:rPr>
          <w:rFonts w:cstheme="minorHAnsi"/>
          <w:sz w:val="24"/>
          <w:szCs w:val="24"/>
        </w:rPr>
        <w:t xml:space="preserve">Anytime a meeting </w:t>
      </w:r>
      <w:r w:rsidR="00407EB4" w:rsidRPr="00763078">
        <w:rPr>
          <w:rFonts w:cstheme="minorHAnsi"/>
          <w:sz w:val="24"/>
          <w:szCs w:val="24"/>
        </w:rPr>
        <w:t>is</w:t>
      </w:r>
      <w:r w:rsidRPr="00763078">
        <w:rPr>
          <w:rFonts w:cstheme="minorHAnsi"/>
          <w:sz w:val="24"/>
          <w:szCs w:val="24"/>
        </w:rPr>
        <w:t xml:space="preserve"> scheduled appropriate professional dress is required.  </w:t>
      </w:r>
    </w:p>
    <w:p w:rsidR="00215CE3" w:rsidRPr="00763078" w:rsidRDefault="00215CE3" w:rsidP="00DA3D05">
      <w:pPr>
        <w:jc w:val="both"/>
        <w:rPr>
          <w:rFonts w:cstheme="minorHAnsi"/>
          <w:sz w:val="24"/>
          <w:szCs w:val="24"/>
        </w:rPr>
      </w:pPr>
    </w:p>
    <w:p w:rsidR="00781A97" w:rsidRPr="00763078" w:rsidRDefault="00781A97" w:rsidP="00DA3D05">
      <w:pPr>
        <w:pStyle w:val="Heading2"/>
        <w:jc w:val="both"/>
        <w:rPr>
          <w:rFonts w:eastAsia="Times New Roman"/>
          <w:snapToGrid w:val="0"/>
          <w:sz w:val="24"/>
          <w:szCs w:val="24"/>
        </w:rPr>
      </w:pPr>
      <w:bookmarkStart w:id="460" w:name="_Toc77861064"/>
      <w:r w:rsidRPr="00763078">
        <w:rPr>
          <w:rFonts w:eastAsia="Times New Roman"/>
          <w:snapToGrid w:val="0"/>
          <w:sz w:val="24"/>
          <w:szCs w:val="24"/>
        </w:rPr>
        <w:t>Casual Dress Code Guidelines for All Employees</w:t>
      </w:r>
      <w:bookmarkEnd w:id="460"/>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 xml:space="preserve">Because all casual clothing is not suitable for the office, these guidelines will help you determine what is appropriate to wear to work. Clothing that works well for the beach, yard work, dance clubs, exercise sessions, and sports contests may not be appropriate for a professional, casual appearance at work. </w:t>
      </w:r>
    </w:p>
    <w:p w:rsidR="00781A97" w:rsidRPr="00663817" w:rsidRDefault="00781A97" w:rsidP="00DA3D05">
      <w:pPr>
        <w:jc w:val="both"/>
        <w:rPr>
          <w:rFonts w:eastAsia="Times New Roman"/>
          <w:snapToGrid w:val="0"/>
          <w:sz w:val="24"/>
          <w:szCs w:val="24"/>
        </w:rPr>
      </w:pPr>
      <w:r w:rsidRPr="00763078">
        <w:rPr>
          <w:rFonts w:eastAsia="Times New Roman"/>
          <w:snapToGrid w:val="0"/>
          <w:sz w:val="24"/>
          <w:szCs w:val="24"/>
        </w:rPr>
        <w:t xml:space="preserve">Clothing that reveals too much cleavage, your back, your chest, your stomach or your underwear is not appropriate for a place of business.   Any clothing that has words, terms, or pictures is unacceptable.  Use common sense in selecting clothing for work.  Just because something is </w:t>
      </w:r>
      <w:r w:rsidRPr="00663817">
        <w:rPr>
          <w:rFonts w:eastAsia="Times New Roman"/>
          <w:snapToGrid w:val="0"/>
          <w:sz w:val="24"/>
          <w:szCs w:val="24"/>
        </w:rPr>
        <w:t xml:space="preserve">considered to be “in style” doesn’t make it acceptable, professional RTEC apparel.  </w:t>
      </w:r>
    </w:p>
    <w:p w:rsidR="00663817" w:rsidRPr="00663817" w:rsidRDefault="00781A97" w:rsidP="00663817">
      <w:pPr>
        <w:pStyle w:val="NormalWeb"/>
        <w:spacing w:before="0" w:beforeAutospacing="0" w:after="0" w:afterAutospacing="0"/>
        <w:jc w:val="both"/>
        <w:rPr>
          <w:rFonts w:asciiTheme="minorHAnsi" w:hAnsiTheme="minorHAnsi" w:cs="Arial"/>
        </w:rPr>
      </w:pPr>
      <w:r w:rsidRPr="00663817">
        <w:rPr>
          <w:rFonts w:asciiTheme="minorHAnsi" w:hAnsiTheme="minorHAnsi"/>
          <w:snapToGrid w:val="0"/>
        </w:rPr>
        <w:t xml:space="preserve">In a casual business work setting, employees should wear clothing that is practical for work and not distracting or offensive to others.  All members of the staff are prohibited </w:t>
      </w:r>
      <w:r w:rsidR="00232BFA" w:rsidRPr="00663817">
        <w:rPr>
          <w:rFonts w:asciiTheme="minorHAnsi" w:hAnsiTheme="minorHAnsi"/>
          <w:snapToGrid w:val="0"/>
        </w:rPr>
        <w:t>from</w:t>
      </w:r>
      <w:r w:rsidRPr="00663817">
        <w:rPr>
          <w:rFonts w:asciiTheme="minorHAnsi" w:hAnsiTheme="minorHAnsi"/>
          <w:snapToGrid w:val="0"/>
        </w:rPr>
        <w:t xml:space="preserve"> wear</w:t>
      </w:r>
      <w:r w:rsidR="00232BFA" w:rsidRPr="00663817">
        <w:rPr>
          <w:rFonts w:asciiTheme="minorHAnsi" w:hAnsiTheme="minorHAnsi"/>
          <w:snapToGrid w:val="0"/>
        </w:rPr>
        <w:t>ing</w:t>
      </w:r>
      <w:r w:rsidRPr="00663817">
        <w:rPr>
          <w:rFonts w:asciiTheme="minorHAnsi" w:hAnsiTheme="minorHAnsi"/>
          <w:snapToGrid w:val="0"/>
        </w:rPr>
        <w:t xml:space="preserve"> provocative clothing, pins, caps, slogans, badges, or items with advertisement other than RTEC.   Other apparel prohibited includes: (examples) cut-offs, shorts, miniskirts, leggings, frayed clothing, gym wear, tank tops, and low-rise pants, see through clothing, clothes with holes or stains, or ripped clothing.  All clothing must be clean, pressed, in good repair and must fit properly.   Body piercing jewelry worn on the ear may be visible, but any other body piercing jewelry must be removed or covered.  </w:t>
      </w:r>
      <w:r w:rsidR="00663817" w:rsidRPr="00663817">
        <w:rPr>
          <w:rFonts w:asciiTheme="minorHAnsi" w:hAnsiTheme="minorHAnsi" w:cs="Arial"/>
        </w:rPr>
        <w:t xml:space="preserve">Tattoos must be covered or in keeping with a business image. </w:t>
      </w:r>
      <w:r w:rsidR="007F545E">
        <w:rPr>
          <w:rFonts w:asciiTheme="minorHAnsi" w:hAnsiTheme="minorHAnsi" w:cs="Arial"/>
        </w:rPr>
        <w:t xml:space="preserve"> </w:t>
      </w:r>
      <w:r w:rsidR="00781BE2">
        <w:rPr>
          <w:rFonts w:asciiTheme="minorHAnsi" w:hAnsiTheme="minorHAnsi" w:cs="Arial"/>
        </w:rPr>
        <w:t>No radical departure from conventional dress.</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It is your responsibility to adhere to this policy.  Supervisors will ensure that established standards are widely understood, routinely monitored, and consistently enforced.  Failure to follow this policy may result in progressive discipline.</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lastRenderedPageBreak/>
        <w:t>If you believe you need an exception based on unique personal circumstances, whether it is medical, religious, ethnic, or otherwise, consult with your respective supervisor.</w:t>
      </w:r>
    </w:p>
    <w:p w:rsidR="00781A97" w:rsidRDefault="00781A97" w:rsidP="00DA3D05">
      <w:pPr>
        <w:jc w:val="both"/>
        <w:rPr>
          <w:rFonts w:eastAsia="Times New Roman"/>
          <w:snapToGrid w:val="0"/>
          <w:sz w:val="24"/>
          <w:szCs w:val="24"/>
        </w:rPr>
      </w:pPr>
      <w:r w:rsidRPr="00763078">
        <w:rPr>
          <w:rFonts w:eastAsia="Times New Roman"/>
          <w:snapToGrid w:val="0"/>
          <w:sz w:val="24"/>
          <w:szCs w:val="24"/>
        </w:rPr>
        <w:t>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p>
    <w:p w:rsidR="00215CE3" w:rsidRPr="00763078" w:rsidRDefault="00215CE3" w:rsidP="00DA3D05">
      <w:pPr>
        <w:jc w:val="both"/>
        <w:rPr>
          <w:rFonts w:eastAsia="Times New Roman"/>
          <w:snapToGrid w:val="0"/>
          <w:sz w:val="24"/>
          <w:szCs w:val="24"/>
        </w:rPr>
      </w:pPr>
    </w:p>
    <w:p w:rsidR="00781A97" w:rsidRPr="00DA62D6" w:rsidRDefault="00781A97" w:rsidP="00DA62D6">
      <w:pPr>
        <w:pStyle w:val="Heading2"/>
      </w:pPr>
      <w:bookmarkStart w:id="461" w:name="_Toc77861065"/>
      <w:r w:rsidRPr="00DA62D6">
        <w:t>Moustaches and Beards</w:t>
      </w:r>
      <w:bookmarkEnd w:id="461"/>
    </w:p>
    <w:p w:rsidR="00781A97" w:rsidRDefault="00781A97" w:rsidP="00DA3D05">
      <w:pPr>
        <w:jc w:val="both"/>
        <w:rPr>
          <w:rFonts w:eastAsia="Times New Roman"/>
          <w:snapToGrid w:val="0"/>
          <w:sz w:val="24"/>
          <w:szCs w:val="24"/>
        </w:rPr>
      </w:pPr>
      <w:r w:rsidRPr="00763078">
        <w:rPr>
          <w:rFonts w:eastAsia="Times New Roman"/>
          <w:snapToGrid w:val="0"/>
          <w:sz w:val="24"/>
          <w:szCs w:val="24"/>
        </w:rPr>
        <w:t>Any employee who wears a moustache or beard must keep both or either in neat appearance, trimmed and moustache cannot exceed the lip line.</w:t>
      </w:r>
    </w:p>
    <w:p w:rsidR="00215CE3" w:rsidRPr="00763078" w:rsidRDefault="00215CE3" w:rsidP="00DA3D05">
      <w:pPr>
        <w:jc w:val="both"/>
        <w:rPr>
          <w:rFonts w:eastAsia="Times New Roman"/>
          <w:snapToGrid w:val="0"/>
          <w:sz w:val="24"/>
          <w:szCs w:val="24"/>
        </w:rPr>
      </w:pPr>
    </w:p>
    <w:p w:rsidR="00781A97" w:rsidRPr="00DA62D6" w:rsidRDefault="00781A97" w:rsidP="00DA62D6">
      <w:pPr>
        <w:pStyle w:val="Heading2"/>
      </w:pPr>
      <w:bookmarkStart w:id="462" w:name="_Toc77861066"/>
      <w:r w:rsidRPr="00DA62D6">
        <w:t>Perfume and Cologne</w:t>
      </w:r>
      <w:bookmarkEnd w:id="462"/>
    </w:p>
    <w:p w:rsidR="00781A97" w:rsidRDefault="00781A97" w:rsidP="00DA3D05">
      <w:pPr>
        <w:jc w:val="both"/>
        <w:rPr>
          <w:rFonts w:eastAsia="Times New Roman"/>
          <w:snapToGrid w:val="0"/>
          <w:sz w:val="24"/>
          <w:szCs w:val="24"/>
        </w:rPr>
      </w:pPr>
      <w:r w:rsidRPr="00763078">
        <w:rPr>
          <w:rFonts w:eastAsia="Times New Roman"/>
          <w:snapToGrid w:val="0"/>
          <w:sz w:val="24"/>
          <w:szCs w:val="24"/>
        </w:rPr>
        <w:t>Remember that some employees and customers are allergic to the chemicals in perfumes, so wear these substances with restraint.</w:t>
      </w:r>
    </w:p>
    <w:p w:rsidR="000F61EF" w:rsidRPr="00763078" w:rsidRDefault="000F61EF" w:rsidP="00DA3D05">
      <w:pPr>
        <w:jc w:val="both"/>
        <w:rPr>
          <w:rFonts w:eastAsia="Times New Roman"/>
          <w:snapToGrid w:val="0"/>
          <w:sz w:val="24"/>
          <w:szCs w:val="24"/>
        </w:rPr>
      </w:pPr>
    </w:p>
    <w:p w:rsidR="00781A97" w:rsidRPr="00763078" w:rsidRDefault="00781A97" w:rsidP="000F61EF">
      <w:pPr>
        <w:pStyle w:val="Heading2"/>
        <w:rPr>
          <w:rFonts w:eastAsia="Times New Roman"/>
          <w:snapToGrid w:val="0"/>
        </w:rPr>
      </w:pPr>
      <w:bookmarkStart w:id="463" w:name="_Toc77861067"/>
      <w:r w:rsidRPr="00DA62D6">
        <w:t>Casual</w:t>
      </w:r>
      <w:r w:rsidRPr="00763078">
        <w:rPr>
          <w:rFonts w:eastAsia="Times New Roman"/>
          <w:snapToGrid w:val="0"/>
        </w:rPr>
        <w:t xml:space="preserve"> Business Attire for Office</w:t>
      </w:r>
      <w:bookmarkEnd w:id="463"/>
      <w:r w:rsidRPr="00763078">
        <w:rPr>
          <w:rFonts w:eastAsia="Times New Roman"/>
          <w:snapToGrid w:val="0"/>
        </w:rPr>
        <w:t xml:space="preserv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Employees working in the central business office should dress in appropriate casual business attire.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Acceptable clothing includes slacks, jeans, skirts, or capri pants that cover the knee.  Shoes must be sensibly low-heeled and quiet for the office environment.  A dressy jacket or cover-up will be worn over a sleeveless blouse/shirt.  The employee must select shoes that are appropriate and safe.  Clothing that has RTEC’s logo is encouraged.  Clothing that has a small logo of a university or fashion brand name </w:t>
      </w:r>
      <w:r w:rsidRPr="00407EB4">
        <w:rPr>
          <w:rFonts w:eastAsia="Times New Roman"/>
          <w:snapToGrid w:val="0"/>
          <w:sz w:val="24"/>
          <w:szCs w:val="24"/>
          <w:u w:val="single"/>
        </w:rPr>
        <w:t>may</w:t>
      </w:r>
      <w:r w:rsidRPr="00407EB4">
        <w:rPr>
          <w:rFonts w:eastAsia="Times New Roman"/>
          <w:snapToGrid w:val="0"/>
          <w:sz w:val="24"/>
          <w:szCs w:val="24"/>
        </w:rPr>
        <w:t xml:space="preserve"> be acceptable.  There is no dress-down Friday.  Employee’s dress must be professional in </w:t>
      </w:r>
      <w:r w:rsidR="00407EB4" w:rsidRPr="00407EB4">
        <w:rPr>
          <w:rFonts w:eastAsia="Times New Roman"/>
          <w:snapToGrid w:val="0"/>
          <w:sz w:val="24"/>
          <w:szCs w:val="24"/>
        </w:rPr>
        <w:t>a</w:t>
      </w:r>
      <w:r w:rsidRPr="00407EB4">
        <w:rPr>
          <w:rFonts w:eastAsia="Times New Roman"/>
          <w:snapToGrid w:val="0"/>
          <w:sz w:val="24"/>
          <w:szCs w:val="24"/>
        </w:rPr>
        <w:t>ppearance.</w:t>
      </w:r>
    </w:p>
    <w:p w:rsidR="00407EB4" w:rsidRDefault="00407EB4" w:rsidP="00407EB4">
      <w:pPr>
        <w:jc w:val="both"/>
        <w:rPr>
          <w:rFonts w:cstheme="minorHAnsi"/>
          <w:sz w:val="24"/>
          <w:szCs w:val="24"/>
        </w:rPr>
      </w:pPr>
      <w:r w:rsidRPr="00407EB4">
        <w:rPr>
          <w:rFonts w:cstheme="minorHAnsi"/>
          <w:sz w:val="24"/>
          <w:szCs w:val="24"/>
        </w:rPr>
        <w:t xml:space="preserve">Anytime a meeting is scheduled appropriate professional dress is required.  </w:t>
      </w:r>
    </w:p>
    <w:p w:rsidR="00215CE3" w:rsidRDefault="00215CE3" w:rsidP="00407EB4">
      <w:pPr>
        <w:jc w:val="both"/>
        <w:rPr>
          <w:rFonts w:cstheme="minorHAnsi"/>
          <w:sz w:val="24"/>
          <w:szCs w:val="24"/>
        </w:rPr>
      </w:pPr>
    </w:p>
    <w:p w:rsidR="00781A97" w:rsidRPr="00407EB4" w:rsidRDefault="00781A97" w:rsidP="00407EB4">
      <w:pPr>
        <w:pStyle w:val="Heading2"/>
        <w:rPr>
          <w:rFonts w:eastAsia="Times New Roman"/>
          <w:snapToGrid w:val="0"/>
        </w:rPr>
      </w:pPr>
      <w:bookmarkStart w:id="464" w:name="_Toc77861068"/>
      <w:r w:rsidRPr="00407EB4">
        <w:rPr>
          <w:rFonts w:eastAsia="Times New Roman"/>
          <w:snapToGrid w:val="0"/>
        </w:rPr>
        <w:lastRenderedPageBreak/>
        <w:t>Transportation Specialists (Drivers)</w:t>
      </w:r>
      <w:bookmarkEnd w:id="464"/>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It is imperative that RTEC drivers look professional and are easily recognized.  The professional driver will wear slacks (navy, black, or khakis), jeans, skirts, or capri pants that cover the knee and correlate with the RTEC apparel.  Shoes must completely enclose the feet and have non-skid soles such as athletic shoes or Eastland style shoes.  Only RTEC shirts, jackets and caps are acceptable.  Drivers will wear a nametag to be identified by customers and other businesses.  </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the policy of the company that Drivers will not wear circle/loop earrings and will have long hair pulled back and secured</w:t>
      </w:r>
      <w:r w:rsidR="001204F8" w:rsidRPr="001204F8">
        <w:rPr>
          <w:rFonts w:eastAsia="Times New Roman"/>
          <w:snapToGrid w:val="0"/>
          <w:sz w:val="24"/>
          <w:szCs w:val="24"/>
        </w:rPr>
        <w:t xml:space="preserve"> </w:t>
      </w:r>
      <w:r w:rsidR="001204F8" w:rsidRPr="00763078">
        <w:rPr>
          <w:rFonts w:eastAsia="Times New Roman"/>
          <w:snapToGrid w:val="0"/>
          <w:sz w:val="24"/>
          <w:szCs w:val="24"/>
        </w:rPr>
        <w:t>and beards/moustaches trimmed</w:t>
      </w:r>
      <w:r w:rsidRPr="00763078">
        <w:rPr>
          <w:rFonts w:eastAsia="Times New Roman"/>
          <w:snapToGrid w:val="0"/>
          <w:sz w:val="24"/>
          <w:szCs w:val="24"/>
        </w:rPr>
        <w:t xml:space="preserve">.  Remember safety and professionalism.  </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465" w:name="_Toc77861069"/>
      <w:r w:rsidRPr="00763078">
        <w:rPr>
          <w:rFonts w:eastAsia="Times New Roman"/>
          <w:snapToGrid w:val="0"/>
          <w:sz w:val="24"/>
          <w:szCs w:val="24"/>
        </w:rPr>
        <w:t>Garage Staff</w:t>
      </w:r>
      <w:bookmarkEnd w:id="465"/>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imperative that RTEC’s garage staff look professional and easily recognized.  As long as feasible, RTEC will provide uniforms.  Jewelry should be limited and chosen with safety in mind</w:t>
      </w:r>
      <w:r w:rsidR="00013D8B" w:rsidRPr="00763078">
        <w:rPr>
          <w:rFonts w:eastAsia="Times New Roman"/>
          <w:snapToGrid w:val="0"/>
          <w:sz w:val="24"/>
          <w:szCs w:val="24"/>
        </w:rPr>
        <w:t xml:space="preserve">, have long hair pulled back and secured and beards/moustaches trimmed.  </w:t>
      </w:r>
      <w:r w:rsidRPr="00763078">
        <w:rPr>
          <w:rFonts w:eastAsia="Times New Roman"/>
          <w:snapToGrid w:val="0"/>
          <w:sz w:val="24"/>
          <w:szCs w:val="24"/>
        </w:rPr>
        <w:t xml:space="preserve">Shoes must completely enclose the feet and have non-skid soles.  Only RTEC shirts, jackets and caps are allowed.  </w:t>
      </w:r>
    </w:p>
    <w:p w:rsidR="001204F8" w:rsidRPr="00763078" w:rsidRDefault="001204F8"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466" w:name="_Toc77861070"/>
      <w:r w:rsidRPr="00763078">
        <w:rPr>
          <w:rFonts w:eastAsia="Times New Roman"/>
          <w:snapToGrid w:val="0"/>
          <w:sz w:val="24"/>
          <w:szCs w:val="24"/>
        </w:rPr>
        <w:t>Transportation Technician (Dispatcher)</w:t>
      </w:r>
      <w:bookmarkEnd w:id="466"/>
    </w:p>
    <w:p w:rsidR="00781A97" w:rsidRDefault="00781A97" w:rsidP="00DA3D05">
      <w:pPr>
        <w:jc w:val="both"/>
        <w:rPr>
          <w:rFonts w:eastAsia="Times New Roman"/>
          <w:snapToGrid w:val="0"/>
          <w:sz w:val="24"/>
          <w:szCs w:val="24"/>
        </w:rPr>
      </w:pPr>
      <w:r w:rsidRPr="00763078">
        <w:rPr>
          <w:rFonts w:eastAsia="Times New Roman"/>
          <w:snapToGrid w:val="0"/>
          <w:sz w:val="24"/>
          <w:szCs w:val="24"/>
        </w:rPr>
        <w:t xml:space="preserve">Although dispatchers are an integral part of the operations department, dispatch offices are located at the central business office and dispatchers will follow the Casual Business Attire for Office </w:t>
      </w:r>
      <w:r w:rsidRPr="00763078">
        <w:rPr>
          <w:rFonts w:eastAsia="Times New Roman"/>
          <w:snapToGrid w:val="0"/>
          <w:sz w:val="24"/>
          <w:szCs w:val="24"/>
          <w:u w:val="single"/>
        </w:rPr>
        <w:t>or</w:t>
      </w:r>
      <w:r w:rsidRPr="00763078">
        <w:rPr>
          <w:rFonts w:eastAsia="Times New Roman"/>
          <w:snapToGrid w:val="0"/>
          <w:sz w:val="24"/>
          <w:szCs w:val="24"/>
        </w:rPr>
        <w:t xml:space="preserve"> drivers.  </w:t>
      </w:r>
    </w:p>
    <w:p w:rsidR="009A6D83" w:rsidRDefault="009A6D83" w:rsidP="00DA3D05">
      <w:pPr>
        <w:jc w:val="both"/>
        <w:rPr>
          <w:rFonts w:eastAsia="Times New Roman"/>
          <w:snapToGrid w:val="0"/>
          <w:sz w:val="24"/>
          <w:szCs w:val="24"/>
        </w:rPr>
      </w:pPr>
    </w:p>
    <w:p w:rsidR="009A6D83" w:rsidRPr="00200326" w:rsidRDefault="009A6D83" w:rsidP="00200326">
      <w:pPr>
        <w:pStyle w:val="Heading2"/>
        <w:jc w:val="both"/>
      </w:pPr>
      <w:bookmarkStart w:id="467" w:name="_Toc77861071"/>
      <w:r w:rsidRPr="00200326">
        <w:t>CAFETERIA STAFF</w:t>
      </w:r>
      <w:bookmarkEnd w:id="467"/>
    </w:p>
    <w:p w:rsidR="009A6D83" w:rsidRPr="004E7908" w:rsidRDefault="009A6D83" w:rsidP="009A6D83">
      <w:pPr>
        <w:jc w:val="both"/>
        <w:rPr>
          <w:rFonts w:ascii="Calibri" w:hAnsi="Calibri" w:cs="Calibri"/>
          <w:bCs/>
          <w:sz w:val="24"/>
          <w:szCs w:val="24"/>
        </w:rPr>
      </w:pPr>
      <w:r w:rsidRPr="004E7908">
        <w:rPr>
          <w:rFonts w:ascii="Calibri" w:hAnsi="Calibri" w:cs="Calibri"/>
          <w:bCs/>
          <w:sz w:val="24"/>
          <w:szCs w:val="24"/>
        </w:rPr>
        <w:t xml:space="preserve">It is imperative that RTEC’s cafeteria staff look professional and are easily recognized. The professional cafeteria staff will wear slacks (navy, black or khakis), jeans or Capri pants that cover the knee and correlate with the RTEC apparel.  Shoes must completely enclose the feet and have non-skid soles and for safety reasons the top side of the shoe must be leather.  All staff are subject to current health codes and regulations. No jewelry on hands or arms except for a plain ring such </w:t>
      </w:r>
      <w:r w:rsidRPr="004E7908">
        <w:rPr>
          <w:rFonts w:ascii="Calibri" w:hAnsi="Calibri" w:cs="Calibri"/>
          <w:bCs/>
          <w:sz w:val="24"/>
          <w:szCs w:val="24"/>
        </w:rPr>
        <w:lastRenderedPageBreak/>
        <w:t>as a wedding band. Fingernails must be trimmed, filed, and maintained so edges and surfaces are cleanable and not rough.  No fingernail polish or artificial fingernails when working with exposed food, unless wearing intact gloves in good repair.  All cafeteria staff must wear effective hair restraints, caps or visors and clothing that covers body hair, etc.</w:t>
      </w:r>
    </w:p>
    <w:p w:rsidR="004E7908" w:rsidRPr="008229E2" w:rsidRDefault="004E7908" w:rsidP="009A6D83">
      <w:pPr>
        <w:jc w:val="both"/>
        <w:rPr>
          <w:rFonts w:ascii="Calibri" w:hAnsi="Calibri" w:cs="Calibri"/>
          <w:bCs/>
          <w:szCs w:val="24"/>
        </w:rPr>
      </w:pPr>
    </w:p>
    <w:p w:rsidR="00781A97" w:rsidRPr="00763078" w:rsidRDefault="00781A97" w:rsidP="00DA3D05">
      <w:pPr>
        <w:pStyle w:val="Heading2"/>
        <w:jc w:val="both"/>
        <w:rPr>
          <w:rFonts w:eastAsia="Times New Roman"/>
          <w:snapToGrid w:val="0"/>
          <w:sz w:val="24"/>
          <w:szCs w:val="24"/>
        </w:rPr>
      </w:pPr>
      <w:bookmarkStart w:id="468" w:name="_Toc77861072"/>
      <w:r w:rsidRPr="00763078">
        <w:rPr>
          <w:rFonts w:eastAsia="Times New Roman"/>
          <w:snapToGrid w:val="0"/>
          <w:sz w:val="24"/>
          <w:szCs w:val="24"/>
        </w:rPr>
        <w:t>Other Employees</w:t>
      </w:r>
      <w:bookmarkEnd w:id="468"/>
    </w:p>
    <w:p w:rsidR="00781A97" w:rsidRDefault="00781A97" w:rsidP="00DA3D05">
      <w:pPr>
        <w:jc w:val="both"/>
        <w:rPr>
          <w:rFonts w:eastAsia="Times New Roman"/>
          <w:snapToGrid w:val="0"/>
          <w:sz w:val="24"/>
          <w:szCs w:val="24"/>
        </w:rPr>
      </w:pPr>
      <w:r w:rsidRPr="00763078">
        <w:rPr>
          <w:rFonts w:eastAsia="Times New Roman"/>
          <w:snapToGrid w:val="0"/>
          <w:sz w:val="24"/>
          <w:szCs w:val="24"/>
        </w:rPr>
        <w:t>Custodial employees will follow the dress code for Transportation Specialists (Drivers).</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469" w:name="_Toc77861073"/>
      <w:r w:rsidRPr="00763078">
        <w:rPr>
          <w:rFonts w:eastAsia="Times New Roman"/>
          <w:snapToGrid w:val="0"/>
          <w:sz w:val="24"/>
          <w:szCs w:val="24"/>
        </w:rPr>
        <w:t>Conclusion</w:t>
      </w:r>
      <w:bookmarkEnd w:id="469"/>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No dress code can cover all contingencies so employees must exert a certain amount of judgment in their choice of clothing to wear to work.  If you experience uncertainty about acceptable business casual attire for work, please ask your supervisor or your Human Resources staff.</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If clothing fails to meet these standards, the employee will be asked not to wear the inappropriate item to work again. If the problem persists, the employee may be sent home to change clothes and will receive a verbal warning for the first offense.  All other policies about personal time use will apply. Progressive disciplinary action will be applied if dress code violations continue.</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470" w:name="_Toc77861074"/>
      <w:r w:rsidRPr="00763078">
        <w:rPr>
          <w:rFonts w:eastAsia="Times New Roman"/>
          <w:snapToGrid w:val="0"/>
          <w:sz w:val="24"/>
          <w:szCs w:val="24"/>
        </w:rPr>
        <w:t>Orientation</w:t>
      </w:r>
      <w:bookmarkEnd w:id="470"/>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The Human Resource Manager and employee’s supervisor will orientate the employee toward the expectations of the work place environment including this dress code policy.</w:t>
      </w:r>
    </w:p>
    <w:p w:rsidR="00F40006" w:rsidRPr="00763078" w:rsidRDefault="00F40006" w:rsidP="00DA3D05">
      <w:pPr>
        <w:spacing w:line="254" w:lineRule="auto"/>
        <w:jc w:val="both"/>
        <w:rPr>
          <w:rFonts w:cstheme="minorHAnsi"/>
          <w:sz w:val="24"/>
          <w:szCs w:val="24"/>
        </w:rPr>
      </w:pPr>
      <w:r w:rsidRPr="00763078">
        <w:rPr>
          <w:rFonts w:cstheme="minorHAnsi"/>
          <w:sz w:val="24"/>
          <w:szCs w:val="24"/>
        </w:rPr>
        <w:t>Any employee who does not meet the standards of this policy will be required to take corrective action, which may include leaving the premises.  Employees will not be compensated for any work time missed because of failure to comply with this policy.  Violations of the personal appearance dress code will result in disciplinary action.</w:t>
      </w:r>
    </w:p>
    <w:p w:rsidR="00FF46EE" w:rsidRPr="00763078" w:rsidRDefault="00FF46EE" w:rsidP="002C131D">
      <w:pPr>
        <w:spacing w:line="254" w:lineRule="auto"/>
        <w:jc w:val="both"/>
        <w:rPr>
          <w:rFonts w:cstheme="minorHAnsi"/>
          <w:sz w:val="24"/>
          <w:szCs w:val="24"/>
        </w:rPr>
      </w:pPr>
    </w:p>
    <w:p w:rsidR="00091536" w:rsidRPr="00763078" w:rsidRDefault="00091536" w:rsidP="00091536">
      <w:pPr>
        <w:pStyle w:val="Heading1"/>
        <w:rPr>
          <w:sz w:val="24"/>
          <w:szCs w:val="24"/>
        </w:rPr>
      </w:pPr>
      <w:bookmarkStart w:id="471" w:name="_Toc77861075"/>
      <w:r w:rsidRPr="00763078">
        <w:rPr>
          <w:sz w:val="24"/>
          <w:szCs w:val="24"/>
        </w:rPr>
        <w:lastRenderedPageBreak/>
        <w:t>RTEC CELL PHONE USE POLICY</w:t>
      </w:r>
      <w:bookmarkEnd w:id="471"/>
    </w:p>
    <w:p w:rsidR="00091536" w:rsidRPr="00763078" w:rsidRDefault="00091536" w:rsidP="00091536">
      <w:pPr>
        <w:jc w:val="both"/>
        <w:rPr>
          <w:sz w:val="24"/>
          <w:szCs w:val="24"/>
        </w:rPr>
      </w:pPr>
      <w:r w:rsidRPr="00763078">
        <w:rPr>
          <w:sz w:val="24"/>
          <w:szCs w:val="24"/>
        </w:rPr>
        <w:t>RTEC is committed to providing a work environment that is safe, customer focused, and free of unnecessary distractions related to personal cell phone use as well as other communication devices. The use of cell phones (including texting) in the work place can interfere with productivity and safety; and can create issues regarding privacy, breach of Company security, unacceptable customer service, and loss of sensitive information.</w:t>
      </w:r>
      <w:r w:rsidR="006926FD">
        <w:rPr>
          <w:sz w:val="24"/>
          <w:szCs w:val="24"/>
        </w:rPr>
        <w:t xml:space="preserve">  Cell phone usage is prohibited.</w:t>
      </w:r>
    </w:p>
    <w:p w:rsidR="00091536" w:rsidRPr="00763078" w:rsidRDefault="00091536" w:rsidP="00091536">
      <w:pPr>
        <w:jc w:val="both"/>
        <w:rPr>
          <w:sz w:val="24"/>
          <w:szCs w:val="24"/>
        </w:rPr>
      </w:pPr>
      <w:r w:rsidRPr="00763078">
        <w:rPr>
          <w:sz w:val="24"/>
          <w:szCs w:val="24"/>
        </w:rPr>
        <w:t xml:space="preserve">This policy applies to </w:t>
      </w:r>
      <w:r w:rsidRPr="00763078">
        <w:rPr>
          <w:b/>
          <w:sz w:val="24"/>
          <w:szCs w:val="24"/>
        </w:rPr>
        <w:t>ALL EMPLOYEES</w:t>
      </w:r>
      <w:r w:rsidRPr="00763078">
        <w:rPr>
          <w:sz w:val="24"/>
          <w:szCs w:val="24"/>
        </w:rPr>
        <w:t>.</w:t>
      </w:r>
    </w:p>
    <w:p w:rsidR="00091536" w:rsidRDefault="00091536" w:rsidP="00091536">
      <w:pPr>
        <w:jc w:val="both"/>
        <w:rPr>
          <w:sz w:val="24"/>
          <w:szCs w:val="24"/>
        </w:rPr>
      </w:pPr>
      <w:r w:rsidRPr="00763078">
        <w:rPr>
          <w:sz w:val="24"/>
          <w:szCs w:val="24"/>
        </w:rPr>
        <w:t>The Company reserves the right to modify or update this policy at any time.</w:t>
      </w:r>
    </w:p>
    <w:p w:rsidR="00E94219" w:rsidRDefault="00E94219" w:rsidP="00091536">
      <w:pPr>
        <w:jc w:val="both"/>
        <w:rPr>
          <w:sz w:val="24"/>
          <w:szCs w:val="24"/>
        </w:rPr>
      </w:pPr>
    </w:p>
    <w:p w:rsidR="00E94219" w:rsidRPr="00763078" w:rsidRDefault="00E94219" w:rsidP="00E94219">
      <w:pPr>
        <w:pStyle w:val="Heading1"/>
        <w:rPr>
          <w:sz w:val="24"/>
          <w:szCs w:val="24"/>
        </w:rPr>
      </w:pPr>
      <w:bookmarkStart w:id="472" w:name="_Toc77861076"/>
      <w:r w:rsidRPr="00763078">
        <w:rPr>
          <w:sz w:val="24"/>
          <w:szCs w:val="24"/>
        </w:rPr>
        <w:t xml:space="preserve">RTEC </w:t>
      </w:r>
      <w:r w:rsidR="00F96153">
        <w:rPr>
          <w:sz w:val="24"/>
          <w:szCs w:val="24"/>
        </w:rPr>
        <w:t xml:space="preserve">TELEPHONE AND </w:t>
      </w:r>
      <w:r>
        <w:rPr>
          <w:sz w:val="24"/>
          <w:szCs w:val="24"/>
        </w:rPr>
        <w:t>VIDEO SURVEILLANCE</w:t>
      </w:r>
      <w:r w:rsidRPr="00763078">
        <w:rPr>
          <w:sz w:val="24"/>
          <w:szCs w:val="24"/>
        </w:rPr>
        <w:t xml:space="preserve"> POLICY</w:t>
      </w:r>
      <w:bookmarkEnd w:id="472"/>
    </w:p>
    <w:p w:rsidR="00E94219" w:rsidRDefault="00E94219" w:rsidP="00E94219">
      <w:pPr>
        <w:rPr>
          <w:rFonts w:eastAsia="Times New Roman"/>
          <w:sz w:val="24"/>
          <w:szCs w:val="24"/>
        </w:rPr>
      </w:pPr>
      <w:r w:rsidRPr="00E94219">
        <w:rPr>
          <w:rFonts w:eastAsia="Times New Roman"/>
          <w:sz w:val="24"/>
          <w:szCs w:val="24"/>
        </w:rPr>
        <w:t xml:space="preserve">In order to promote the safety of employees, customers and company visitors, as well as the security of its facilities, RTEC </w:t>
      </w:r>
      <w:r w:rsidR="00C60DCA">
        <w:rPr>
          <w:rFonts w:eastAsia="Times New Roman"/>
          <w:sz w:val="24"/>
          <w:szCs w:val="24"/>
        </w:rPr>
        <w:t>will</w:t>
      </w:r>
      <w:r w:rsidRPr="00E94219">
        <w:rPr>
          <w:rFonts w:eastAsia="Times New Roman"/>
          <w:sz w:val="24"/>
          <w:szCs w:val="24"/>
        </w:rPr>
        <w:t xml:space="preserve"> conduct </w:t>
      </w:r>
      <w:r w:rsidR="00F96153">
        <w:rPr>
          <w:rFonts w:eastAsia="Times New Roman"/>
          <w:sz w:val="24"/>
          <w:szCs w:val="24"/>
        </w:rPr>
        <w:t xml:space="preserve">telephone and </w:t>
      </w:r>
      <w:r w:rsidRPr="00E94219">
        <w:rPr>
          <w:rFonts w:eastAsia="Times New Roman"/>
          <w:sz w:val="24"/>
          <w:szCs w:val="24"/>
        </w:rPr>
        <w:t xml:space="preserve">video surveillance of any portion of its premises at any time, the only exception being private areas of restrooms, and that video cameras will be positioned in appropriate places within and around </w:t>
      </w:r>
      <w:r>
        <w:rPr>
          <w:rFonts w:eastAsia="Times New Roman"/>
          <w:sz w:val="24"/>
          <w:szCs w:val="24"/>
        </w:rPr>
        <w:t>RTEC</w:t>
      </w:r>
      <w:r w:rsidRPr="00E94219">
        <w:rPr>
          <w:rFonts w:eastAsia="Times New Roman"/>
          <w:sz w:val="24"/>
          <w:szCs w:val="24"/>
        </w:rPr>
        <w:t xml:space="preserve"> buildings and used in order to help promote the safety and security of people and property</w:t>
      </w:r>
      <w:r w:rsidR="00C60DCA">
        <w:rPr>
          <w:rFonts w:eastAsia="Times New Roman"/>
          <w:sz w:val="24"/>
          <w:szCs w:val="24"/>
        </w:rPr>
        <w:t xml:space="preserve"> and any other cause.</w:t>
      </w:r>
      <w:r w:rsidRPr="00E94219">
        <w:rPr>
          <w:rFonts w:eastAsia="Times New Roman"/>
          <w:sz w:val="24"/>
          <w:szCs w:val="24"/>
        </w:rPr>
        <w:t xml:space="preserve"> </w:t>
      </w:r>
      <w:r w:rsidR="00F96153">
        <w:rPr>
          <w:rFonts w:eastAsia="Times New Roman"/>
          <w:sz w:val="24"/>
          <w:szCs w:val="24"/>
        </w:rPr>
        <w:t xml:space="preserve"> </w:t>
      </w:r>
    </w:p>
    <w:p w:rsidR="00E94219" w:rsidRPr="000E116A" w:rsidRDefault="00E94219" w:rsidP="00E94219">
      <w:pPr>
        <w:rPr>
          <w:rFonts w:eastAsia="Times New Roman"/>
        </w:rPr>
      </w:pPr>
    </w:p>
    <w:p w:rsidR="00F40006" w:rsidRPr="00763078" w:rsidRDefault="00F40006">
      <w:pPr>
        <w:pStyle w:val="Heading1"/>
        <w:rPr>
          <w:rFonts w:cstheme="minorHAnsi"/>
          <w:b/>
          <w:sz w:val="24"/>
          <w:szCs w:val="24"/>
        </w:rPr>
      </w:pPr>
      <w:bookmarkStart w:id="473" w:name="_Toc25402376"/>
      <w:bookmarkStart w:id="474" w:name="_Toc77861077"/>
      <w:smartTag w:uri="urn:schemas-microsoft-com:office:smarttags" w:element="stockticker">
        <w:r w:rsidRPr="00763078">
          <w:rPr>
            <w:rFonts w:cstheme="minorHAnsi"/>
            <w:sz w:val="24"/>
            <w:szCs w:val="24"/>
          </w:rPr>
          <w:t>WORK</w:t>
        </w:r>
      </w:smartTag>
      <w:r w:rsidRPr="00763078">
        <w:rPr>
          <w:rFonts w:cstheme="minorHAnsi"/>
          <w:sz w:val="24"/>
          <w:szCs w:val="24"/>
        </w:rPr>
        <w:t xml:space="preserve"> RULES</w:t>
      </w:r>
      <w:bookmarkEnd w:id="473"/>
      <w:bookmarkEnd w:id="474"/>
      <w:r w:rsidR="00C979A4" w:rsidRPr="00763078">
        <w:rPr>
          <w:rFonts w:cstheme="minorHAnsi"/>
          <w:b/>
          <w:sz w:val="24"/>
          <w:szCs w:val="24"/>
        </w:rPr>
        <w:fldChar w:fldCharType="begin"/>
      </w:r>
      <w:r w:rsidRPr="00763078">
        <w:rPr>
          <w:rFonts w:cstheme="minorHAnsi"/>
          <w:sz w:val="24"/>
          <w:szCs w:val="24"/>
        </w:rPr>
        <w:instrText>tc \l1 "</w:instrText>
      </w:r>
      <w:bookmarkStart w:id="475" w:name="_Toc77575447"/>
      <w:r w:rsidRPr="00763078">
        <w:rPr>
          <w:rFonts w:cstheme="minorHAnsi"/>
          <w:sz w:val="24"/>
          <w:szCs w:val="24"/>
        </w:rPr>
        <w:instrText>WORK RULES</w:instrText>
      </w:r>
      <w:bookmarkEnd w:id="475"/>
      <w:r w:rsidR="00C979A4" w:rsidRPr="00763078">
        <w:rPr>
          <w:rFonts w:cstheme="minorHAnsi"/>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All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share responsibility for keeping their equipment and departments operating safely and efficiently.  In order to accomplish this, certain rules and regulations are necessary.  This section of your Handbook outlines the work rules which experience has shown to be most effective in maintaining good working relationship.  Be sure you know the rules and what is expected of you. Violation of any rule may subject you to discipline.</w:t>
      </w:r>
    </w:p>
    <w:p w:rsidR="00F40006" w:rsidRPr="00763078" w:rsidRDefault="00F40006" w:rsidP="004A0E8C">
      <w:pPr>
        <w:rPr>
          <w:sz w:val="24"/>
          <w:szCs w:val="24"/>
          <w:u w:val="single"/>
        </w:rPr>
      </w:pPr>
      <w:r w:rsidRPr="00763078">
        <w:rPr>
          <w:sz w:val="24"/>
          <w:szCs w:val="24"/>
          <w:u w:val="single"/>
        </w:rPr>
        <w:t xml:space="preserve">THE FOLLOWING </w:t>
      </w:r>
      <w:smartTag w:uri="urn:schemas-microsoft-com:office:smarttags" w:element="stockticker">
        <w:r w:rsidRPr="00763078">
          <w:rPr>
            <w:sz w:val="24"/>
            <w:szCs w:val="24"/>
            <w:u w:val="single"/>
          </w:rPr>
          <w:t>ARE</w:t>
        </w:r>
      </w:smartTag>
      <w:r w:rsidRPr="00763078">
        <w:rPr>
          <w:sz w:val="24"/>
          <w:szCs w:val="24"/>
          <w:u w:val="single"/>
        </w:rPr>
        <w:t xml:space="preserve"> </w:t>
      </w:r>
      <w:smartTag w:uri="urn:schemas-microsoft-com:office:smarttags" w:element="stockticker">
        <w:r w:rsidRPr="00763078">
          <w:rPr>
            <w:sz w:val="24"/>
            <w:szCs w:val="24"/>
            <w:u w:val="single"/>
          </w:rPr>
          <w:t>WORK</w:t>
        </w:r>
      </w:smartTag>
      <w:r w:rsidRPr="00763078">
        <w:rPr>
          <w:sz w:val="24"/>
          <w:szCs w:val="24"/>
          <w:u w:val="single"/>
        </w:rPr>
        <w:t xml:space="preserve"> RULES WHICH </w:t>
      </w:r>
      <w:smartTag w:uri="urn:schemas-microsoft-com:office:smarttags" w:element="stockticker">
        <w:r w:rsidRPr="00763078">
          <w:rPr>
            <w:sz w:val="24"/>
            <w:szCs w:val="24"/>
            <w:u w:val="single"/>
          </w:rPr>
          <w:t>ALL</w:t>
        </w:r>
      </w:smartTag>
      <w:r w:rsidRPr="00763078">
        <w:rPr>
          <w:sz w:val="24"/>
          <w:szCs w:val="24"/>
          <w:u w:val="single"/>
        </w:rPr>
        <w:t xml:space="preserve"> EMPLOYEES </w:t>
      </w:r>
      <w:smartTag w:uri="urn:schemas-microsoft-com:office:smarttags" w:element="stockticker">
        <w:r w:rsidRPr="00763078">
          <w:rPr>
            <w:sz w:val="24"/>
            <w:szCs w:val="24"/>
            <w:u w:val="single"/>
          </w:rPr>
          <w:t>ARE</w:t>
        </w:r>
      </w:smartTag>
      <w:r w:rsidR="004A0E8C" w:rsidRPr="00763078">
        <w:rPr>
          <w:sz w:val="24"/>
          <w:szCs w:val="24"/>
          <w:u w:val="single"/>
        </w:rPr>
        <w:t xml:space="preserve"> EXPECTED TO FOLLOW</w:t>
      </w:r>
    </w:p>
    <w:p w:rsidR="00F40006" w:rsidRPr="001A18FE" w:rsidRDefault="00F40006" w:rsidP="00963FBC">
      <w:pPr>
        <w:numPr>
          <w:ilvl w:val="0"/>
          <w:numId w:val="27"/>
        </w:numPr>
        <w:spacing w:line="254" w:lineRule="auto"/>
        <w:jc w:val="both"/>
        <w:rPr>
          <w:rFonts w:cstheme="minorHAnsi"/>
          <w:sz w:val="24"/>
          <w:szCs w:val="24"/>
        </w:rPr>
      </w:pPr>
      <w:r w:rsidRPr="001A18FE">
        <w:rPr>
          <w:rFonts w:cstheme="minorHAnsi"/>
          <w:sz w:val="24"/>
          <w:szCs w:val="24"/>
        </w:rPr>
        <w:t xml:space="preserve">BE REGULAR IN ATTENDANCE.  There is a real need for your services.  Absenteeism creates problems for you, your supervisor and other employees.  Any time you are absent, your supervisor </w:t>
      </w:r>
      <w:r w:rsidR="00F20DBB" w:rsidRPr="001A18FE">
        <w:rPr>
          <w:rFonts w:cstheme="minorHAnsi"/>
          <w:sz w:val="24"/>
          <w:szCs w:val="24"/>
        </w:rPr>
        <w:t xml:space="preserve">may </w:t>
      </w:r>
      <w:r w:rsidRPr="001A18FE">
        <w:rPr>
          <w:rFonts w:cstheme="minorHAnsi"/>
          <w:sz w:val="24"/>
          <w:szCs w:val="24"/>
        </w:rPr>
        <w:t>require you to furnish evidence that your absence was necessary</w:t>
      </w:r>
      <w:r w:rsidR="004179F6" w:rsidRPr="001A18FE">
        <w:rPr>
          <w:rFonts w:cstheme="minorHAnsi"/>
          <w:sz w:val="24"/>
          <w:szCs w:val="24"/>
        </w:rPr>
        <w:t>.  Refer to Attendance Policy.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lastRenderedPageBreak/>
        <w:t xml:space="preserve">KEEP YOUR SUPERVISOR INFORMED WHEN YOU </w:t>
      </w:r>
      <w:smartTag w:uri="urn:schemas-microsoft-com:office:smarttags" w:element="stockticker">
        <w:r w:rsidRPr="00763078">
          <w:rPr>
            <w:rFonts w:cstheme="minorHAnsi"/>
            <w:sz w:val="24"/>
            <w:szCs w:val="24"/>
          </w:rPr>
          <w:t>ARE</w:t>
        </w:r>
      </w:smartTag>
      <w:r w:rsidRPr="00763078">
        <w:rPr>
          <w:rFonts w:cstheme="minorHAnsi"/>
          <w:sz w:val="24"/>
          <w:szCs w:val="24"/>
        </w:rPr>
        <w:t xml:space="preserve"> ABSENT.  Give advance notice.  Contact your supervisor daily unless told otherwise.  Fully explain your reasons for not coming to work.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BE ON TIME.  Your supervisor depends on you to do your work on schedule.  Be on the job ready to work at the beginning of your shift.  You should not be on the Company’s premises outside your working hours unless your supervisor has approved.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OBSERVE SAFETY RULES.  Know and follow the safety rules in order to prevent injury to yourself and others and to prevent damage to equipment and property.  Report all injuries immediately to your supervisor.</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PERFORM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PROPERLY.  Take pride in your work.  Be sure to follow orders; you are a member of a team.  Your supervisor is responsible for directing your work and will be glad to answer questions or listen to suggestions.  </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REPORT incidents and/or accidents immediately when they occur.  Make sure records or reports that you keep are accurate, </w:t>
      </w:r>
      <w:r w:rsidR="00BB2D35" w:rsidRPr="00763078">
        <w:rPr>
          <w:rFonts w:cstheme="minorHAnsi"/>
          <w:sz w:val="24"/>
          <w:szCs w:val="24"/>
        </w:rPr>
        <w:t xml:space="preserve">including malicious caller report forms; are </w:t>
      </w:r>
      <w:r w:rsidRPr="00763078">
        <w:rPr>
          <w:rFonts w:cstheme="minorHAnsi"/>
          <w:sz w:val="24"/>
          <w:szCs w:val="24"/>
        </w:rPr>
        <w:t>complete and turned in on time.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STAY AT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STATION.  The work you are doing is important.  Be sure you do not leave your work area unless authorized by your supervisor.  Avoid gathering in groups or interrupting the work of others, or doing anything to slow down production.  Avoid reading newspapers, magazines or any other distraction on the job.</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ACCURATE TIME RECORDS.  Your time sheet is the record of the hours you have worked and the pay you have earned.  You may check in 5 minutes before the beginning of your shift or check out 5 minutes after the end of your shift.  Do not record the time of other employees.  Your time record must agree with the time record maintained by the supervisor and you must not perform work when unauthorized to do so.  If a time card is provided, you are required to use it as instructed.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HORSEPLAY.  There is no place at work for horseplay.  A practical joke or an unsafe act interrupts work and could cause a serious injury.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PERSONNEL RECORDS CURRENT.  It is important that you promptly report changes in home address, telephone number, marital status, and number of dependents so that payroll, insurance and other records may be kept up to date.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lastRenderedPageBreak/>
        <w:t>USE BULLETIN BOARDS PROPERLY.  Bulletin boards are used for announcements, work schedules and other notices to all employees.  The Executive Director must approve all notices.</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UNAUTHORIZED ACTIVITIES.  Any form of unauthorized activity, including disorderly conduct, anywhere in or around the Company premises during working hours is not allowed.  Solicitations are strictly prohibited</w:t>
      </w:r>
      <w:r w:rsidR="00667FD1" w:rsidRPr="00763078">
        <w:rPr>
          <w:rFonts w:cstheme="minorHAnsi"/>
          <w:sz w:val="24"/>
          <w:szCs w:val="24"/>
        </w:rPr>
        <w:t>.  D</w:t>
      </w:r>
      <w:r w:rsidR="00667FD1" w:rsidRPr="00763078">
        <w:rPr>
          <w:rFonts w:cs="Arial"/>
          <w:color w:val="222222"/>
          <w:sz w:val="24"/>
          <w:szCs w:val="24"/>
        </w:rPr>
        <w:t>istribution of printed material on company property is prohibited</w:t>
      </w:r>
      <w:r w:rsidRPr="00763078">
        <w:rPr>
          <w:rFonts w:cstheme="minorHAnsi"/>
          <w:sz w:val="24"/>
          <w:szCs w:val="24"/>
        </w:rPr>
        <w:t>.  Avoid wearing items that may be upsetting to others.  Wear Company uniforms as provided, proper identification, sturdy footwear and safety equipment.</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w:t>
      </w:r>
      <w:smartTag w:uri="urn:schemas-microsoft-com:office:smarttags" w:element="stockticker">
        <w:r w:rsidRPr="00763078">
          <w:rPr>
            <w:rFonts w:cstheme="minorHAnsi"/>
            <w:sz w:val="24"/>
            <w:szCs w:val="24"/>
          </w:rPr>
          <w:t>AND</w:t>
        </w:r>
      </w:smartTag>
      <w:r w:rsidRPr="00763078">
        <w:rPr>
          <w:rFonts w:cstheme="minorHAnsi"/>
          <w:sz w:val="24"/>
          <w:szCs w:val="24"/>
        </w:rPr>
        <w:t xml:space="preserve"> EQUIPMENT IN GOOD ORDER.  Be sure to keep your equipment in good order and practice good housekeeping.  Operate only assigned vehicles and equipment during the time of assignment.  Safety and good workmanship must follow.</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DO NOT USE TELEPHONES, COMMUNICATIONS, OR EQUIPMENT FOR PERSONAL USE. Ask your supervisor before making personal telephone calls during working hours.  Personal calls should only be made or received in cases of emergency through company phones.  Personal cell phones are limited to use during the employee’s assigned break.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FOLLOW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RULES.  Different departments have different rules of operation, safety and conduct.  Be familiar with the rules and follow them.</w:t>
      </w:r>
    </w:p>
    <w:p w:rsidR="00F40006" w:rsidRPr="00763078" w:rsidRDefault="00F40006" w:rsidP="004A0E8C">
      <w:pPr>
        <w:rPr>
          <w:sz w:val="24"/>
          <w:szCs w:val="24"/>
          <w:u w:val="single"/>
        </w:rPr>
      </w:pPr>
      <w:bookmarkStart w:id="476" w:name="_Toc25402377"/>
      <w:r w:rsidRPr="00763078">
        <w:rPr>
          <w:sz w:val="24"/>
          <w:szCs w:val="24"/>
          <w:u w:val="single"/>
        </w:rPr>
        <w:t>SERIOUS VIOLATIONS</w:t>
      </w:r>
      <w:bookmarkEnd w:id="476"/>
      <w:r w:rsidR="00C979A4" w:rsidRPr="00763078">
        <w:rPr>
          <w:sz w:val="24"/>
          <w:szCs w:val="24"/>
          <w:u w:val="single"/>
        </w:rPr>
        <w:fldChar w:fldCharType="begin"/>
      </w:r>
      <w:r w:rsidRPr="00763078">
        <w:rPr>
          <w:sz w:val="24"/>
          <w:szCs w:val="24"/>
          <w:u w:val="single"/>
        </w:rPr>
        <w:instrText>tc \l1 "</w:instrText>
      </w:r>
      <w:bookmarkStart w:id="477" w:name="_Toc77575448"/>
      <w:r w:rsidRPr="00763078">
        <w:rPr>
          <w:sz w:val="24"/>
          <w:szCs w:val="24"/>
          <w:u w:val="single"/>
        </w:rPr>
        <w:instrText>SERIOUS VIOLATIONS</w:instrText>
      </w:r>
      <w:bookmarkEnd w:id="477"/>
      <w:r w:rsidR="00C979A4" w:rsidRPr="00763078">
        <w:rPr>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People know that there are certain types of misconduct, which are very serious and could cause them to lose their jobs the first time they occur.  For most, it is a matter of common sense.  But, to avoid an</w:t>
      </w:r>
      <w:r w:rsidR="00667FD1" w:rsidRPr="00763078">
        <w:rPr>
          <w:rFonts w:cstheme="minorHAnsi"/>
          <w:sz w:val="24"/>
          <w:szCs w:val="24"/>
        </w:rPr>
        <w:t>y</w:t>
      </w:r>
      <w:r w:rsidRPr="00763078">
        <w:rPr>
          <w:rFonts w:cstheme="minorHAnsi"/>
          <w:sz w:val="24"/>
          <w:szCs w:val="24"/>
        </w:rPr>
        <w:t xml:space="preserve"> possible misunderstanding, these include the following:</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Violations of a safety rule that endangers life or property.</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Insubordination-Failure to follow an order, disobedience; failure to submit to authority as shown by demeanor or words, except not following an order which is unsafe then reported.</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Theft or unauthorized possession of company property.</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Political activity other than voting or private expression of opinion.</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Use of abusive or threatening language; Fighting.</w:t>
      </w:r>
    </w:p>
    <w:p w:rsidR="00F40006" w:rsidRPr="00763078" w:rsidRDefault="00F40006">
      <w:pPr>
        <w:spacing w:line="254" w:lineRule="auto"/>
        <w:jc w:val="both"/>
        <w:rPr>
          <w:rFonts w:cstheme="minorHAnsi"/>
          <w:sz w:val="24"/>
          <w:szCs w:val="24"/>
        </w:rPr>
      </w:pPr>
      <w:r w:rsidRPr="00763078">
        <w:rPr>
          <w:rFonts w:cstheme="minorHAnsi"/>
          <w:sz w:val="24"/>
          <w:szCs w:val="24"/>
        </w:rPr>
        <w:lastRenderedPageBreak/>
        <w:t>6.</w:t>
      </w:r>
      <w:r w:rsidRPr="00763078">
        <w:rPr>
          <w:rFonts w:cstheme="minorHAnsi"/>
          <w:sz w:val="24"/>
          <w:szCs w:val="24"/>
        </w:rPr>
        <w:tab/>
        <w:t>Falsification of work/records, application, time record, medical record, doctor excuse, etc.</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Possession, use, being under the influence or sale of illegal drugs or alcohol.</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Possession or use of dangerous weapons.</w:t>
      </w:r>
    </w:p>
    <w:p w:rsidR="00F40006" w:rsidRPr="00763078" w:rsidRDefault="00F40006">
      <w:pPr>
        <w:spacing w:line="254" w:lineRule="auto"/>
        <w:jc w:val="both"/>
        <w:rPr>
          <w:rFonts w:cstheme="minorHAnsi"/>
          <w:sz w:val="24"/>
          <w:szCs w:val="24"/>
        </w:rPr>
      </w:pPr>
      <w:r w:rsidRPr="00763078">
        <w:rPr>
          <w:rFonts w:cstheme="minorHAnsi"/>
          <w:sz w:val="24"/>
          <w:szCs w:val="24"/>
        </w:rPr>
        <w:t>9.</w:t>
      </w:r>
      <w:r w:rsidRPr="00763078">
        <w:rPr>
          <w:rFonts w:cstheme="minorHAnsi"/>
          <w:sz w:val="24"/>
          <w:szCs w:val="24"/>
        </w:rPr>
        <w:tab/>
        <w:t>Sleeping on the job without authorization.</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 xml:space="preserve">Engaging in any form of sexual or other harassment. </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Leaving before end of the shift or walking off the job.</w:t>
      </w:r>
    </w:p>
    <w:p w:rsidR="00F40006" w:rsidRPr="00763078" w:rsidRDefault="00F40006">
      <w:pPr>
        <w:spacing w:line="254" w:lineRule="auto"/>
        <w:jc w:val="both"/>
        <w:rPr>
          <w:rFonts w:cstheme="minorHAnsi"/>
          <w:sz w:val="24"/>
          <w:szCs w:val="24"/>
        </w:rPr>
      </w:pPr>
      <w:r w:rsidRPr="00763078">
        <w:rPr>
          <w:rFonts w:cstheme="minorHAnsi"/>
          <w:sz w:val="24"/>
          <w:szCs w:val="24"/>
        </w:rPr>
        <w:t>12.</w:t>
      </w:r>
      <w:r w:rsidRPr="00763078">
        <w:rPr>
          <w:rFonts w:cstheme="minorHAnsi"/>
          <w:sz w:val="24"/>
          <w:szCs w:val="24"/>
        </w:rPr>
        <w:tab/>
        <w:t>Serious violation of any other Company rule, violation of Federal, State, or Local Law.</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More than one garnishment of wages.</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14.</w:t>
      </w:r>
      <w:r w:rsidRPr="00763078">
        <w:rPr>
          <w:rFonts w:cstheme="minorHAnsi"/>
          <w:sz w:val="24"/>
          <w:szCs w:val="24"/>
        </w:rPr>
        <w:tab/>
        <w:t xml:space="preserve">Incurring expenses in the name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written approval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335C4"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Violation of confidentiality.</w:t>
      </w:r>
    </w:p>
    <w:p w:rsidR="00F40006" w:rsidRPr="00763078" w:rsidRDefault="00F40006">
      <w:pPr>
        <w:numPr>
          <w:ilvl w:val="0"/>
          <w:numId w:val="5"/>
        </w:numPr>
        <w:spacing w:line="254" w:lineRule="auto"/>
        <w:jc w:val="both"/>
        <w:rPr>
          <w:rFonts w:cstheme="minorHAnsi"/>
          <w:sz w:val="24"/>
          <w:szCs w:val="24"/>
        </w:rPr>
      </w:pPr>
      <w:r w:rsidRPr="00763078">
        <w:rPr>
          <w:rFonts w:cstheme="minorHAnsi"/>
          <w:sz w:val="24"/>
          <w:szCs w:val="24"/>
        </w:rPr>
        <w:t xml:space="preserve">Removing or distributing any work that is conducted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consent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Unsatisfactory attendance including absence for more days than allowed by the policy.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Poor or unsatisfactory job performance.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Outside employment without the prior written approval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report an accident or damages to property at the time of occurrence.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complete transportation request,</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Transportation of an individual without authorization to do so,</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Knowingly violation of a reasonable and uniformly enforced rule of the Company.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Conduct endangering safety of self, co-workers, customers or the public.</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Reporting to work under the influence of alcohol or drugs or consuming alcohol or drugs on Employer’s premises during working hours, or drug/alcohol conviction at any time.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lastRenderedPageBreak/>
        <w:t>Incarceration in jail following conviction of a misdemeanor or felony by a court of competent jurisdiction, which results in missing at least three (3) days work.</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keep staff and client relationship in a professional business manner only.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 xml:space="preserve">Having in possession or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premises any pornographic material or other materials that are offensive to the public, passengers and co-workers. </w:t>
      </w:r>
    </w:p>
    <w:p w:rsidR="00075207" w:rsidRDefault="00F40006" w:rsidP="00DD5BFD">
      <w:pPr>
        <w:pStyle w:val="ListParagraph"/>
        <w:numPr>
          <w:ilvl w:val="0"/>
          <w:numId w:val="5"/>
        </w:numPr>
        <w:rPr>
          <w:rFonts w:cstheme="minorHAnsi"/>
          <w:sz w:val="24"/>
          <w:szCs w:val="24"/>
        </w:rPr>
      </w:pPr>
      <w:bookmarkStart w:id="478" w:name="_Toc25402378"/>
      <w:r w:rsidRPr="00763078">
        <w:rPr>
          <w:rFonts w:cstheme="minorHAnsi"/>
          <w:sz w:val="24"/>
          <w:szCs w:val="24"/>
        </w:rPr>
        <w:t xml:space="preserve">Operating </w:t>
      </w:r>
      <w:r w:rsidR="00B339BF" w:rsidRPr="00763078">
        <w:rPr>
          <w:rFonts w:cstheme="minorHAnsi"/>
          <w:sz w:val="24"/>
          <w:szCs w:val="24"/>
        </w:rPr>
        <w:t>a Company</w:t>
      </w:r>
      <w:r w:rsidRPr="00763078">
        <w:rPr>
          <w:rFonts w:cstheme="minorHAnsi"/>
          <w:sz w:val="24"/>
          <w:szCs w:val="24"/>
        </w:rPr>
        <w:t xml:space="preserve"> motor vehicle while talking or texting on cell phone.</w:t>
      </w:r>
    </w:p>
    <w:p w:rsidR="00215CE3" w:rsidRPr="00763078" w:rsidRDefault="00215CE3" w:rsidP="00215CE3">
      <w:pPr>
        <w:pStyle w:val="ListParagraph"/>
        <w:rPr>
          <w:rFonts w:cstheme="minorHAnsi"/>
          <w:sz w:val="24"/>
          <w:szCs w:val="24"/>
        </w:rPr>
      </w:pPr>
    </w:p>
    <w:p w:rsidR="00F40006" w:rsidRPr="00763078" w:rsidRDefault="00F40006" w:rsidP="00B2388A">
      <w:pPr>
        <w:pStyle w:val="Heading1"/>
        <w:rPr>
          <w:sz w:val="24"/>
          <w:szCs w:val="24"/>
        </w:rPr>
      </w:pPr>
      <w:bookmarkStart w:id="479" w:name="_Toc77861078"/>
      <w:r w:rsidRPr="00763078">
        <w:rPr>
          <w:sz w:val="24"/>
          <w:szCs w:val="24"/>
        </w:rPr>
        <w:t>SAFETY RULES</w:t>
      </w:r>
      <w:bookmarkEnd w:id="478"/>
      <w:bookmarkEnd w:id="479"/>
      <w:r w:rsidR="00C979A4" w:rsidRPr="00763078">
        <w:rPr>
          <w:sz w:val="24"/>
          <w:szCs w:val="24"/>
        </w:rPr>
        <w:fldChar w:fldCharType="begin"/>
      </w:r>
      <w:r w:rsidRPr="00763078">
        <w:rPr>
          <w:sz w:val="24"/>
          <w:szCs w:val="24"/>
        </w:rPr>
        <w:instrText>tc \l1 "</w:instrText>
      </w:r>
      <w:bookmarkStart w:id="480" w:name="_Toc507862818"/>
      <w:bookmarkStart w:id="481" w:name="_Toc77575449"/>
      <w:r w:rsidRPr="00763078">
        <w:rPr>
          <w:sz w:val="24"/>
          <w:szCs w:val="24"/>
        </w:rPr>
        <w:instrText>SAFETY RULES</w:instrText>
      </w:r>
      <w:bookmarkEnd w:id="480"/>
      <w:bookmarkEnd w:id="481"/>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the protection and conservation of employees </w:t>
      </w:r>
      <w:r w:rsidR="001A18FE" w:rsidRPr="00763078">
        <w:rPr>
          <w:rFonts w:cstheme="minorHAnsi"/>
          <w:sz w:val="24"/>
          <w:szCs w:val="24"/>
        </w:rPr>
        <w:t>well-being</w:t>
      </w:r>
      <w:r w:rsidRPr="00763078">
        <w:rPr>
          <w:rFonts w:cstheme="minorHAnsi"/>
          <w:sz w:val="24"/>
          <w:szCs w:val="24"/>
        </w:rPr>
        <w:t>, “Safety must be the first thought in everything we do”.  Think of your life, your family and your future.  Know and follow these rules: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For All Employees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482" w:name="_Toc507862819"/>
      <w:bookmarkStart w:id="483" w:name="_Toc77575450"/>
      <w:r w:rsidRPr="00763078">
        <w:rPr>
          <w:rFonts w:cstheme="minorHAnsi"/>
          <w:sz w:val="24"/>
          <w:szCs w:val="24"/>
          <w:u w:val="single"/>
        </w:rPr>
        <w:instrText>For All Employees</w:instrText>
      </w:r>
      <w:bookmarkEnd w:id="482"/>
      <w:bookmarkEnd w:id="483"/>
      <w:r w:rsidR="00C979A4" w:rsidRPr="00763078">
        <w:rPr>
          <w:rFonts w:cstheme="minorHAnsi"/>
          <w:sz w:val="24"/>
          <w:szCs w:val="24"/>
          <w:u w:val="single"/>
        </w:rPr>
        <w:fldChar w:fldCharType="end"/>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Wear the safety equipment provided and promptly request safety equipment when it is not available.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Lift with your legs, not with your back--set your feet firmly--bend your knees-keep your back straight--do not twist your body.  If too heavy, get help.</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Report any personal injury, however minor, IMMEDIATELY to your supervisor.  Delayed reporting of an injury is inexcusable.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Do not run; do not jump; watch your step; keep firm footing and balance at all times.  Do not enter unauthorized areas.</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 xml:space="preserve">Wear no loose clothing, torn sleeves, key chains, rings, keep long hair tied back, etc. when operating machinery or certain equipment.   </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Never operate faulty or unsafe equipment.</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Keep your work area clean and free of loose objects, stumbling and tripping hazards.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Regularly inspect the fire extinguishers and first aid kit. Report to your supervisor any charged or damaged extinguisher and missing items from the first aid kit.</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lastRenderedPageBreak/>
        <w:t>No alcoholic drinks, drugs, or people under the influence are allowed on the premises or in the Company’s vehicles. Violator will be discharged; barred from services.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No employees will pick-up a hitchhiker or allow anyone to ride in the company-owned vehicles unless they are an authorized company employee or authorized company personnel have granted permission.</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 xml:space="preserve">All private and </w:t>
      </w:r>
      <w:r w:rsidR="001A18FE" w:rsidRPr="00763078">
        <w:rPr>
          <w:rFonts w:cstheme="minorHAnsi"/>
          <w:sz w:val="24"/>
          <w:szCs w:val="24"/>
        </w:rPr>
        <w:t>visitors’</w:t>
      </w:r>
      <w:r w:rsidRPr="00763078">
        <w:rPr>
          <w:rFonts w:cstheme="minorHAnsi"/>
          <w:sz w:val="24"/>
          <w:szCs w:val="24"/>
        </w:rPr>
        <w:t xml:space="preserve"> vehicles will be parked in designated areas.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Never use flammable liquid for cleaning purposes.  Keep flammables in a safety-type container.  Clean up any spills of flammable liquid immediately.</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Use caution with machines for cutting and punching paper.  Never allow student workers to operate paper-cutting machines.</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Inspect each ladder before using.  Use caution.</w:t>
      </w:r>
    </w:p>
    <w:p w:rsidR="00F40006" w:rsidRPr="00763078" w:rsidRDefault="00F40006">
      <w:pPr>
        <w:numPr>
          <w:ilvl w:val="0"/>
          <w:numId w:val="7"/>
        </w:numPr>
        <w:spacing w:line="254" w:lineRule="auto"/>
        <w:jc w:val="both"/>
        <w:rPr>
          <w:rFonts w:cstheme="minorHAnsi"/>
          <w:sz w:val="24"/>
          <w:szCs w:val="24"/>
        </w:rPr>
      </w:pPr>
      <w:r w:rsidRPr="00763078">
        <w:rPr>
          <w:rFonts w:cstheme="minorHAnsi"/>
          <w:sz w:val="24"/>
          <w:szCs w:val="24"/>
        </w:rPr>
        <w:t xml:space="preserve">Never leave unsafe conditions unguarded or unmarked, even temporarily.  Properly store tools. </w:t>
      </w:r>
    </w:p>
    <w:p w:rsidR="00F40006" w:rsidRPr="00763078" w:rsidRDefault="00F40006">
      <w:pPr>
        <w:spacing w:line="254" w:lineRule="auto"/>
        <w:jc w:val="both"/>
        <w:rPr>
          <w:rFonts w:cstheme="minorHAnsi"/>
          <w:sz w:val="24"/>
          <w:szCs w:val="24"/>
        </w:rPr>
      </w:pPr>
      <w:r w:rsidRPr="00763078">
        <w:rPr>
          <w:rFonts w:cstheme="minorHAnsi"/>
          <w:sz w:val="24"/>
          <w:szCs w:val="24"/>
          <w:u w:val="single"/>
        </w:rPr>
        <w:t>Vehicle Operators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484" w:name="_Toc77575451"/>
      <w:r w:rsidRPr="00763078">
        <w:rPr>
          <w:rFonts w:cstheme="minorHAnsi"/>
          <w:sz w:val="24"/>
          <w:szCs w:val="24"/>
          <w:u w:val="single"/>
        </w:rPr>
        <w:instrText>Vehicle Operators</w:instrText>
      </w:r>
      <w:bookmarkEnd w:id="484"/>
      <w:r w:rsidR="00C979A4" w:rsidRPr="00763078">
        <w:rPr>
          <w:rFonts w:cstheme="minorHAnsi"/>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Wear safety belts and back supports.</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Use parking brakes appropriately, lock the doors &amp; take the keys.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Drive safely and observe speed limits.</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Properly position flares during vehicle breakdowns.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Attend training sessions and observe safety rules.</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Never leave a vehicle unattended while idling.</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Wear non-skid sole shoes completely enclosing the foot</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 xml:space="preserve">NO SMOKING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vehicles at any time.  Smoking is limited to break-time</w:t>
      </w:r>
      <w:r w:rsidR="001A18FE">
        <w:rPr>
          <w:rFonts w:cstheme="minorHAnsi"/>
          <w:sz w:val="24"/>
          <w:szCs w:val="24"/>
        </w:rPr>
        <w:t xml:space="preserve"> away from vehicles, passengers and facilities</w:t>
      </w:r>
      <w:r w:rsidRPr="00763078">
        <w:rPr>
          <w:rFonts w:cstheme="minorHAnsi"/>
          <w:sz w:val="24"/>
          <w:szCs w:val="24"/>
        </w:rPr>
        <w:t xml:space="preserve">.  </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Do not deviate from the schedule unless authorized to do so.</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lastRenderedPageBreak/>
        <w:t>Refer to the Vehicle Operators Manual and Drivers Handbook for rules and safety precautions.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Garage and Maintenance Team</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485" w:name="_Toc77575452"/>
      <w:r w:rsidRPr="00763078">
        <w:rPr>
          <w:rFonts w:cstheme="minorHAnsi"/>
          <w:sz w:val="24"/>
          <w:szCs w:val="24"/>
          <w:u w:val="single"/>
        </w:rPr>
        <w:instrText>Garage and Maintenance Team</w:instrText>
      </w:r>
      <w:bookmarkEnd w:id="485"/>
      <w:r w:rsidR="00C979A4" w:rsidRPr="00763078">
        <w:rPr>
          <w:rFonts w:cstheme="minorHAnsi"/>
          <w:sz w:val="24"/>
          <w:szCs w:val="24"/>
          <w:u w:val="single"/>
        </w:rPr>
        <w:fldChar w:fldCharType="end"/>
      </w:r>
    </w:p>
    <w:p w:rsidR="00F40006" w:rsidRPr="00763078" w:rsidRDefault="00F40006" w:rsidP="00EF6AF0">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Report any unsafe condition, mechanical defect or electrical immediately to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Never operate equipment unless all guards are in place.</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Never chip, grind, burn, use compressed air, steam or acids without use of safety goggles.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Never look at electrical weld arc without welding goggles, or welding hood.  Use a curtain or shield when welding in a shop area to protect others from flash burns.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5.</w:t>
      </w:r>
      <w:r w:rsidRPr="00763078">
        <w:rPr>
          <w:rFonts w:cstheme="minorHAnsi"/>
          <w:sz w:val="24"/>
          <w:szCs w:val="24"/>
        </w:rPr>
        <w:tab/>
        <w:t>Never stand under suspended loads or in danger zone of falling objects or moving equipment.</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Always keep your hands and feet clear of pinch points.</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Use the right tool and use it properly.  Do not use defective tools.</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Be sure all electrical devices, power tools, etc. are properly grounded.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9.</w:t>
      </w:r>
      <w:r w:rsidRPr="00763078">
        <w:rPr>
          <w:rFonts w:cstheme="minorHAnsi"/>
          <w:sz w:val="24"/>
          <w:szCs w:val="24"/>
        </w:rPr>
        <w:tab/>
        <w:t>Never grease machinery or equipment while in operation.  Never repair a vehicle while motor is running.</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Tag all unsafe equipment and machinery.  Sign your tag.</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Never allow unauthorized persons to enter the garage service bay or work area.</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12.</w:t>
      </w:r>
      <w:r w:rsidRPr="00763078">
        <w:rPr>
          <w:rFonts w:cstheme="minorHAnsi"/>
          <w:sz w:val="24"/>
          <w:szCs w:val="24"/>
        </w:rPr>
        <w:tab/>
        <w:t xml:space="preserve">When operating electrical switches, stand on insulated mat.  Keep switch panel fronts closed while </w:t>
      </w:r>
      <w:r w:rsidRPr="00763078">
        <w:rPr>
          <w:rFonts w:cstheme="minorHAnsi"/>
          <w:sz w:val="24"/>
          <w:szCs w:val="24"/>
        </w:rPr>
        <w:tab/>
        <w:t>equipment is in operation.</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Use rubber gloves and insulated stick on transformer switches.</w:t>
      </w:r>
    </w:p>
    <w:p w:rsidR="00F40006" w:rsidRPr="00763078" w:rsidRDefault="00F40006">
      <w:pPr>
        <w:spacing w:line="254" w:lineRule="auto"/>
        <w:jc w:val="both"/>
        <w:rPr>
          <w:rFonts w:cstheme="minorHAnsi"/>
          <w:sz w:val="24"/>
          <w:szCs w:val="24"/>
        </w:rPr>
      </w:pPr>
      <w:r w:rsidRPr="00763078">
        <w:rPr>
          <w:rFonts w:cstheme="minorHAnsi"/>
          <w:sz w:val="24"/>
          <w:szCs w:val="24"/>
        </w:rPr>
        <w:t>14.</w:t>
      </w:r>
      <w:r w:rsidRPr="00763078">
        <w:rPr>
          <w:rFonts w:cstheme="minorHAnsi"/>
          <w:sz w:val="24"/>
          <w:szCs w:val="24"/>
        </w:rPr>
        <w:tab/>
        <w:t>Mobile equipment including vehicles parked on inclines should be properly scotched.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15.</w:t>
      </w:r>
      <w:r w:rsidRPr="00763078">
        <w:rPr>
          <w:rFonts w:cstheme="minorHAnsi"/>
          <w:sz w:val="24"/>
          <w:szCs w:val="24"/>
        </w:rPr>
        <w:tab/>
        <w:t>Never crawl under vehicles without having a responsible person in the area to stand by.  When working under equipment, a block must be used to prevent pinning or crushing a worker.</w:t>
      </w:r>
    </w:p>
    <w:p w:rsidR="00F40006" w:rsidRPr="00763078" w:rsidRDefault="00F40006">
      <w:pPr>
        <w:spacing w:line="254" w:lineRule="auto"/>
        <w:jc w:val="both"/>
        <w:rPr>
          <w:rFonts w:cstheme="minorHAnsi"/>
          <w:sz w:val="24"/>
          <w:szCs w:val="24"/>
        </w:rPr>
      </w:pPr>
      <w:r w:rsidRPr="00763078">
        <w:rPr>
          <w:rFonts w:cstheme="minorHAnsi"/>
          <w:sz w:val="24"/>
          <w:szCs w:val="24"/>
        </w:rPr>
        <w:t>16.</w:t>
      </w:r>
      <w:r w:rsidRPr="00763078">
        <w:rPr>
          <w:rFonts w:cstheme="minorHAnsi"/>
          <w:sz w:val="24"/>
          <w:szCs w:val="24"/>
        </w:rPr>
        <w:tab/>
        <w:t>Properly label all equipment and tools.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lastRenderedPageBreak/>
        <w:t>17.</w:t>
      </w:r>
      <w:r w:rsidRPr="00763078">
        <w:rPr>
          <w:rFonts w:cstheme="minorHAnsi"/>
          <w:sz w:val="24"/>
          <w:szCs w:val="24"/>
        </w:rPr>
        <w:tab/>
        <w:t>Use fire extinguishers properly and replace charged or faulty extinguishers.  Properly maintain first aid and eye wash kits.  Replace contents as needed.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18.</w:t>
      </w:r>
      <w:r w:rsidRPr="00763078">
        <w:rPr>
          <w:rFonts w:cstheme="minorHAnsi"/>
          <w:sz w:val="24"/>
          <w:szCs w:val="24"/>
        </w:rPr>
        <w:tab/>
        <w:t>Always use equipment in a careful manner.  Negligent operation of equipment cannot be tolerated.</w:t>
      </w:r>
    </w:p>
    <w:p w:rsidR="00F40006" w:rsidRPr="00763078" w:rsidRDefault="00F40006">
      <w:pPr>
        <w:spacing w:line="254" w:lineRule="auto"/>
        <w:jc w:val="both"/>
        <w:rPr>
          <w:rFonts w:cstheme="minorHAnsi"/>
          <w:sz w:val="24"/>
          <w:szCs w:val="24"/>
        </w:rPr>
      </w:pPr>
      <w:r w:rsidRPr="00763078">
        <w:rPr>
          <w:rFonts w:cstheme="minorHAnsi"/>
          <w:sz w:val="24"/>
          <w:szCs w:val="24"/>
        </w:rPr>
        <w:t>19.</w:t>
      </w:r>
      <w:r w:rsidRPr="00763078">
        <w:rPr>
          <w:rFonts w:cstheme="minorHAnsi"/>
          <w:sz w:val="24"/>
          <w:szCs w:val="24"/>
        </w:rPr>
        <w:tab/>
        <w:t>Make sure everyone is in the clear before starting machinery or equipment.</w:t>
      </w:r>
    </w:p>
    <w:p w:rsidR="00F40006" w:rsidRPr="00763078" w:rsidRDefault="00F40006" w:rsidP="00D25144">
      <w:pPr>
        <w:spacing w:line="254" w:lineRule="auto"/>
        <w:ind w:left="720" w:hanging="720"/>
        <w:jc w:val="both"/>
        <w:rPr>
          <w:rFonts w:cstheme="minorHAnsi"/>
          <w:sz w:val="24"/>
          <w:szCs w:val="24"/>
        </w:rPr>
      </w:pPr>
      <w:r w:rsidRPr="00763078">
        <w:rPr>
          <w:rFonts w:cstheme="minorHAnsi"/>
          <w:sz w:val="24"/>
          <w:szCs w:val="24"/>
        </w:rPr>
        <w:t>20.</w:t>
      </w:r>
      <w:r w:rsidRPr="00763078">
        <w:rPr>
          <w:rFonts w:cstheme="minorHAnsi"/>
          <w:sz w:val="24"/>
          <w:szCs w:val="24"/>
        </w:rPr>
        <w:tab/>
        <w:t xml:space="preserve">Each operator is responsible for the safety of </w:t>
      </w:r>
      <w:r w:rsidR="0080483A" w:rsidRPr="00763078">
        <w:rPr>
          <w:rFonts w:cstheme="minorHAnsi"/>
          <w:sz w:val="24"/>
          <w:szCs w:val="24"/>
        </w:rPr>
        <w:t>their</w:t>
      </w:r>
      <w:r w:rsidRPr="00763078">
        <w:rPr>
          <w:rFonts w:cstheme="minorHAnsi"/>
          <w:sz w:val="24"/>
          <w:szCs w:val="24"/>
        </w:rPr>
        <w:t xml:space="preserve"> respective machine and safety equipment.</w:t>
      </w:r>
    </w:p>
    <w:p w:rsidR="00F40006" w:rsidRPr="00763078" w:rsidRDefault="00F40006">
      <w:pPr>
        <w:spacing w:line="254" w:lineRule="auto"/>
        <w:jc w:val="both"/>
        <w:rPr>
          <w:rFonts w:cstheme="minorHAnsi"/>
          <w:sz w:val="24"/>
          <w:szCs w:val="24"/>
        </w:rPr>
      </w:pPr>
      <w:r w:rsidRPr="00763078">
        <w:rPr>
          <w:rFonts w:cstheme="minorHAnsi"/>
          <w:sz w:val="24"/>
          <w:szCs w:val="24"/>
        </w:rPr>
        <w:t>21.</w:t>
      </w:r>
      <w:r w:rsidRPr="00763078">
        <w:rPr>
          <w:rFonts w:cstheme="minorHAnsi"/>
          <w:sz w:val="24"/>
          <w:szCs w:val="24"/>
        </w:rPr>
        <w:tab/>
        <w:t>NO SMOKING</w:t>
      </w:r>
      <w:r w:rsidR="00016F7B" w:rsidRPr="00763078">
        <w:rPr>
          <w:rFonts w:cstheme="minorHAnsi"/>
          <w:sz w:val="24"/>
          <w:szCs w:val="24"/>
        </w:rPr>
        <w:t>, smokeless tobacco or E-cigarettes allowed in</w:t>
      </w:r>
      <w:r w:rsidRPr="00763078">
        <w:rPr>
          <w:rFonts w:cstheme="minorHAnsi"/>
          <w:sz w:val="24"/>
          <w:szCs w:val="24"/>
        </w:rPr>
        <w:t xml:space="preserve"> garage service area.</w:t>
      </w:r>
    </w:p>
    <w:p w:rsidR="00F40006" w:rsidRPr="00763078" w:rsidRDefault="00F40006">
      <w:pPr>
        <w:spacing w:line="254" w:lineRule="auto"/>
        <w:jc w:val="both"/>
        <w:rPr>
          <w:rFonts w:cstheme="minorHAnsi"/>
          <w:sz w:val="24"/>
          <w:szCs w:val="24"/>
        </w:rPr>
      </w:pPr>
      <w:r w:rsidRPr="00763078">
        <w:rPr>
          <w:rFonts w:cstheme="minorHAnsi"/>
          <w:sz w:val="24"/>
          <w:szCs w:val="24"/>
        </w:rPr>
        <w:t>22.</w:t>
      </w:r>
      <w:r w:rsidRPr="00763078">
        <w:rPr>
          <w:rFonts w:cstheme="minorHAnsi"/>
          <w:sz w:val="24"/>
          <w:szCs w:val="24"/>
        </w:rPr>
        <w:tab/>
        <w:t>Open flame heating units are strictly prohibited.</w:t>
      </w:r>
    </w:p>
    <w:p w:rsidR="00F40006" w:rsidRPr="00763078" w:rsidRDefault="00F40006">
      <w:pPr>
        <w:spacing w:line="254" w:lineRule="auto"/>
        <w:jc w:val="both"/>
        <w:rPr>
          <w:rFonts w:cstheme="minorHAnsi"/>
          <w:sz w:val="24"/>
          <w:szCs w:val="24"/>
        </w:rPr>
      </w:pPr>
      <w:r w:rsidRPr="00763078">
        <w:rPr>
          <w:rFonts w:cstheme="minorHAnsi"/>
          <w:sz w:val="24"/>
          <w:szCs w:val="24"/>
        </w:rPr>
        <w:t>23.</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24.</w:t>
      </w:r>
      <w:r w:rsidRPr="00763078">
        <w:rPr>
          <w:rFonts w:cstheme="minorHAnsi"/>
          <w:sz w:val="24"/>
          <w:szCs w:val="24"/>
        </w:rPr>
        <w:tab/>
        <w:t>Never leave a vehicle unattended while idling.</w:t>
      </w:r>
    </w:p>
    <w:p w:rsidR="00F40006" w:rsidRPr="00763078" w:rsidRDefault="00F40006">
      <w:pPr>
        <w:spacing w:line="254" w:lineRule="auto"/>
        <w:jc w:val="both"/>
        <w:rPr>
          <w:rFonts w:cstheme="minorHAnsi"/>
          <w:sz w:val="24"/>
          <w:szCs w:val="24"/>
        </w:rPr>
      </w:pPr>
      <w:r w:rsidRPr="00763078">
        <w:rPr>
          <w:rFonts w:cstheme="minorHAnsi"/>
          <w:sz w:val="24"/>
          <w:szCs w:val="24"/>
        </w:rPr>
        <w:t>25.</w:t>
      </w:r>
      <w:r w:rsidRPr="00763078">
        <w:rPr>
          <w:rFonts w:cstheme="minorHAnsi"/>
          <w:sz w:val="24"/>
          <w:szCs w:val="24"/>
        </w:rPr>
        <w:tab/>
        <w:t>Wear non-skid sole shoes completely enclosing the foot.</w:t>
      </w:r>
    </w:p>
    <w:p w:rsidR="00F40006" w:rsidRPr="00763078" w:rsidRDefault="00F40006">
      <w:pPr>
        <w:spacing w:line="254" w:lineRule="auto"/>
        <w:jc w:val="both"/>
        <w:rPr>
          <w:rFonts w:cstheme="minorHAnsi"/>
          <w:sz w:val="24"/>
          <w:szCs w:val="24"/>
        </w:rPr>
      </w:pPr>
      <w:r w:rsidRPr="00763078">
        <w:rPr>
          <w:rFonts w:cstheme="minorHAnsi"/>
          <w:sz w:val="24"/>
          <w:szCs w:val="24"/>
        </w:rPr>
        <w:t>26.</w:t>
      </w:r>
      <w:r w:rsidRPr="00763078">
        <w:rPr>
          <w:rFonts w:cstheme="minorHAnsi"/>
          <w:sz w:val="24"/>
          <w:szCs w:val="24"/>
        </w:rPr>
        <w:tab/>
        <w:t>Use caution in your work area and demand caution by others to prevent accidents.</w:t>
      </w:r>
    </w:p>
    <w:p w:rsidR="00F40006" w:rsidRDefault="00F40006">
      <w:pPr>
        <w:spacing w:line="254" w:lineRule="auto"/>
        <w:jc w:val="both"/>
        <w:rPr>
          <w:rFonts w:cstheme="minorHAnsi"/>
          <w:sz w:val="24"/>
          <w:szCs w:val="24"/>
        </w:rPr>
      </w:pPr>
    </w:p>
    <w:p w:rsidR="00F40006" w:rsidRPr="00763078" w:rsidRDefault="00F40006">
      <w:pPr>
        <w:pStyle w:val="Heading1"/>
        <w:rPr>
          <w:rFonts w:cstheme="minorHAnsi"/>
          <w:sz w:val="24"/>
          <w:szCs w:val="24"/>
        </w:rPr>
      </w:pPr>
      <w:bookmarkStart w:id="486" w:name="_Toc77861079"/>
      <w:r w:rsidRPr="00763078">
        <w:rPr>
          <w:rFonts w:cstheme="minorHAnsi"/>
          <w:sz w:val="24"/>
          <w:szCs w:val="24"/>
        </w:rPr>
        <w:t>CONFIDENTIALITY</w:t>
      </w:r>
      <w:bookmarkEnd w:id="486"/>
    </w:p>
    <w:p w:rsidR="00F40006" w:rsidRPr="00763078" w:rsidRDefault="00F40006">
      <w:pPr>
        <w:jc w:val="both"/>
        <w:rPr>
          <w:rFonts w:cstheme="minorHAnsi"/>
          <w:sz w:val="24"/>
          <w:szCs w:val="24"/>
        </w:rPr>
      </w:pPr>
      <w:r w:rsidRPr="00763078">
        <w:rPr>
          <w:rFonts w:cstheme="minorHAnsi"/>
          <w:b/>
          <w:sz w:val="24"/>
          <w:szCs w:val="24"/>
        </w:rPr>
        <w:t xml:space="preserve">A Confidentiality Agreement exists </w:t>
      </w:r>
      <w:r w:rsidRPr="00763078">
        <w:rPr>
          <w:rFonts w:cstheme="minorHAnsi"/>
          <w:sz w:val="24"/>
          <w:szCs w:val="24"/>
        </w:rPr>
        <w:t xml:space="preserve">with employees and prospective employee’s confidentiality in connection with work that is performed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during the course of employment, and thereafter. </w:t>
      </w:r>
    </w:p>
    <w:p w:rsidR="00F40006" w:rsidRPr="00763078" w:rsidRDefault="00F40006">
      <w:pPr>
        <w:jc w:val="both"/>
        <w:rPr>
          <w:rFonts w:cstheme="minorHAnsi"/>
          <w:sz w:val="24"/>
          <w:szCs w:val="24"/>
        </w:rPr>
      </w:pPr>
      <w:r w:rsidRPr="00763078">
        <w:rPr>
          <w:rFonts w:cstheme="minorHAnsi"/>
          <w:sz w:val="24"/>
          <w:szCs w:val="24"/>
        </w:rPr>
        <w:t xml:space="preserve">All information received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regarding clients, cases or business practices will be maintained confidentially.</w:t>
      </w:r>
    </w:p>
    <w:p w:rsidR="00F40006" w:rsidRPr="00763078" w:rsidRDefault="00F40006">
      <w:pPr>
        <w:jc w:val="both"/>
        <w:rPr>
          <w:rFonts w:cstheme="minorHAnsi"/>
          <w:sz w:val="24"/>
          <w:szCs w:val="24"/>
        </w:rPr>
      </w:pPr>
      <w:r w:rsidRPr="00763078">
        <w:rPr>
          <w:rFonts w:cstheme="minorHAnsi"/>
          <w:sz w:val="24"/>
          <w:szCs w:val="24"/>
        </w:rPr>
        <w:t xml:space="preserve">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you may have access to certain privileged information that must be </w:t>
      </w:r>
      <w:r w:rsidR="00B339BF" w:rsidRPr="00763078">
        <w:rPr>
          <w:rFonts w:cstheme="minorHAnsi"/>
          <w:sz w:val="24"/>
          <w:szCs w:val="24"/>
        </w:rPr>
        <w:t>maintained</w:t>
      </w:r>
      <w:r w:rsidRPr="00763078">
        <w:rPr>
          <w:rFonts w:cstheme="minorHAnsi"/>
          <w:sz w:val="24"/>
          <w:szCs w:val="24"/>
        </w:rPr>
        <w:t xml:space="preserve"> confidentially.  In this connection, as a condition to furnishing you with this information you agree that this information and any other information, which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furnishes to you or you obtain through the course of employment, will be kept confidential.  This includes but is not limited to the business, operations, finances, clients, employee information, properties and affairs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F46EE" w:rsidRPr="00763078" w:rsidRDefault="00F40006">
      <w:pPr>
        <w:jc w:val="both"/>
        <w:rPr>
          <w:rFonts w:cstheme="minorHAnsi"/>
          <w:sz w:val="24"/>
          <w:szCs w:val="24"/>
        </w:rPr>
      </w:pPr>
      <w:r w:rsidRPr="00763078">
        <w:rPr>
          <w:rFonts w:cstheme="minorHAnsi"/>
          <w:sz w:val="24"/>
          <w:szCs w:val="24"/>
        </w:rPr>
        <w:lastRenderedPageBreak/>
        <w:t xml:space="preserve">All materials and records will be treated as belonging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will not,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be disclosed in any manner, in whole or in part, to anyone who is not one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affiliates or representatives. </w:t>
      </w:r>
    </w:p>
    <w:p w:rsidR="00F40006" w:rsidRPr="00763078" w:rsidRDefault="00F40006">
      <w:pPr>
        <w:jc w:val="both"/>
        <w:rPr>
          <w:rFonts w:cstheme="minorHAnsi"/>
          <w:sz w:val="24"/>
          <w:szCs w:val="24"/>
        </w:rPr>
      </w:pPr>
      <w:r w:rsidRPr="00763078">
        <w:rPr>
          <w:rFonts w:cstheme="minorHAnsi"/>
          <w:sz w:val="24"/>
          <w:szCs w:val="24"/>
        </w:rPr>
        <w:t xml:space="preserve">If your employment is terminated for any reason, you agree to return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all materials and all copies, summaries and notes of the contents or parts of this material (regardless of who made them), without retaining any copies of any of this material.</w:t>
      </w:r>
    </w:p>
    <w:p w:rsidR="00F40006" w:rsidRPr="00763078" w:rsidRDefault="00F40006">
      <w:pPr>
        <w:jc w:val="both"/>
        <w:rPr>
          <w:rFonts w:cstheme="minorHAnsi"/>
          <w:sz w:val="24"/>
          <w:szCs w:val="24"/>
        </w:rPr>
      </w:pPr>
      <w:r w:rsidRPr="00763078">
        <w:rPr>
          <w:rFonts w:cstheme="minorHAnsi"/>
          <w:sz w:val="24"/>
          <w:szCs w:val="24"/>
        </w:rPr>
        <w:t xml:space="preserve">No failure or delay by us in exercising any right, in whole or in </w:t>
      </w:r>
      <w:r w:rsidR="00B339BF" w:rsidRPr="00763078">
        <w:rPr>
          <w:rFonts w:cstheme="minorHAnsi"/>
          <w:sz w:val="24"/>
          <w:szCs w:val="24"/>
        </w:rPr>
        <w:t>part</w:t>
      </w:r>
      <w:r w:rsidRPr="00763078">
        <w:rPr>
          <w:rFonts w:cstheme="minorHAnsi"/>
          <w:sz w:val="24"/>
          <w:szCs w:val="24"/>
        </w:rPr>
        <w:t xml:space="preserve"> will operate as a waiver of any other right. The internal laws of the State of Kentucky will govern this Agreement.</w:t>
      </w:r>
    </w:p>
    <w:p w:rsidR="00F40006" w:rsidRPr="00763078" w:rsidRDefault="00F40006">
      <w:pPr>
        <w:jc w:val="both"/>
        <w:rPr>
          <w:rFonts w:cstheme="minorHAnsi"/>
          <w:sz w:val="24"/>
          <w:szCs w:val="24"/>
        </w:rPr>
      </w:pPr>
      <w:r w:rsidRPr="00763078">
        <w:rPr>
          <w:rFonts w:cstheme="minorHAnsi"/>
          <w:sz w:val="24"/>
          <w:szCs w:val="24"/>
        </w:rPr>
        <w:t xml:space="preserve">It is further understood and agreed that money damages may not be a sufficient remedy for any breach of this Agreement by you and that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also be entitled to specific performance as a remedy for any such breach. These remedies will not be deemed to be the exclusive remedies for your breach of this Agreement, but will be in addition to all other remedies available at law or equity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jc w:val="both"/>
        <w:rPr>
          <w:rFonts w:cstheme="minorHAnsi"/>
          <w:sz w:val="24"/>
          <w:szCs w:val="24"/>
        </w:rPr>
      </w:pPr>
      <w:r w:rsidRPr="00763078">
        <w:rPr>
          <w:rFonts w:cstheme="minorHAnsi"/>
          <w:sz w:val="24"/>
          <w:szCs w:val="24"/>
        </w:rPr>
        <w:t>This document will remain in the personnel file.</w:t>
      </w:r>
      <w:smartTag w:uri="urn:schemas-microsoft-com:office:smarttags" w:element="stockticker"/>
    </w:p>
    <w:p w:rsidR="00A60FA2" w:rsidRPr="00763078" w:rsidRDefault="00A60FA2">
      <w:pPr>
        <w:jc w:val="both"/>
        <w:rPr>
          <w:rFonts w:cstheme="minorHAnsi"/>
          <w:sz w:val="24"/>
          <w:szCs w:val="24"/>
        </w:rPr>
      </w:pPr>
      <w:r w:rsidRPr="00763078">
        <w:rPr>
          <w:rFonts w:cstheme="minorHAnsi"/>
          <w:sz w:val="24"/>
          <w:szCs w:val="24"/>
        </w:rPr>
        <w:t xml:space="preserve">RTEC has adopted rules and standards to ensure productive, harmonious operations.  Although you are employed at-will, the best interest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lies in ensuring fair treatment and in making certain that discipline is prompt, fair, and uniform.</w:t>
      </w:r>
    </w:p>
    <w:p w:rsidR="00DA6156" w:rsidRPr="00763078" w:rsidRDefault="00DA6156">
      <w:pPr>
        <w:jc w:val="both"/>
        <w:rPr>
          <w:rFonts w:cstheme="minorHAnsi"/>
          <w:sz w:val="24"/>
          <w:szCs w:val="24"/>
        </w:rPr>
      </w:pPr>
    </w:p>
    <w:p w:rsidR="00DA6156" w:rsidRPr="00763078" w:rsidRDefault="00DA6156" w:rsidP="00DA6156">
      <w:pPr>
        <w:pStyle w:val="Heading1"/>
        <w:rPr>
          <w:sz w:val="24"/>
          <w:szCs w:val="24"/>
        </w:rPr>
      </w:pPr>
      <w:bookmarkStart w:id="487" w:name="_Toc77861080"/>
      <w:r w:rsidRPr="00763078">
        <w:rPr>
          <w:sz w:val="24"/>
          <w:szCs w:val="24"/>
        </w:rPr>
        <w:t>PROGRESSIVE DISCIPLINE</w:t>
      </w:r>
      <w:bookmarkEnd w:id="487"/>
    </w:p>
    <w:p w:rsidR="00A60FA2" w:rsidRPr="00763078" w:rsidRDefault="00A60FA2">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endorses a philosophy of progressive discipline in which it attempts to provide counseling and an opportunity to improve whenever reasonable.  Your performance and conduct is evaluated on an ongoing basis, with feedback provided when necessary.  Informal discussions may be used to ensure that you know and follow rules and standards.  These discussions should focus on clarifying expectations, providing appropriate training and development and coaching.</w:t>
      </w:r>
    </w:p>
    <w:p w:rsidR="00A60FA2" w:rsidRDefault="00A60FA2">
      <w:pPr>
        <w:jc w:val="both"/>
        <w:rPr>
          <w:rFonts w:cstheme="minorHAnsi"/>
          <w:sz w:val="24"/>
          <w:szCs w:val="24"/>
        </w:rPr>
      </w:pPr>
      <w:r w:rsidRPr="00763078">
        <w:rPr>
          <w:rFonts w:cstheme="minorHAnsi"/>
          <w:sz w:val="24"/>
          <w:szCs w:val="24"/>
        </w:rPr>
        <w:t xml:space="preserve">In some cases, corrective action is necessary.  Progressive steps may include, but are not limited to, verbal warnings, written warnings, unpaid administrative leave and termination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retains the right to administer corrective action in any manner or at any level it deems suitable and any of the steps listed above may be skipped.  Termination of employment </w:t>
      </w:r>
      <w:r w:rsidRPr="00763078">
        <w:rPr>
          <w:rFonts w:cstheme="minorHAnsi"/>
          <w:sz w:val="24"/>
          <w:szCs w:val="24"/>
        </w:rPr>
        <w:lastRenderedPageBreak/>
        <w:t>may also occur at any time without any progressive disciplinary steps having been taken, as the Progressive Discipline policy does not alter your at-will employment status.</w:t>
      </w:r>
    </w:p>
    <w:p w:rsidR="00215CE3" w:rsidRPr="00763078" w:rsidRDefault="00215CE3">
      <w:pPr>
        <w:jc w:val="both"/>
        <w:rPr>
          <w:rFonts w:cstheme="minorHAnsi"/>
          <w:sz w:val="24"/>
          <w:szCs w:val="24"/>
        </w:rPr>
      </w:pPr>
    </w:p>
    <w:p w:rsidR="00D203CA" w:rsidRPr="00763078" w:rsidRDefault="00B81B0A" w:rsidP="00B81B0A">
      <w:pPr>
        <w:pStyle w:val="Heading1"/>
        <w:rPr>
          <w:sz w:val="24"/>
          <w:szCs w:val="24"/>
        </w:rPr>
      </w:pPr>
      <w:bookmarkStart w:id="488" w:name="_Toc77861081"/>
      <w:r w:rsidRPr="00763078">
        <w:rPr>
          <w:sz w:val="24"/>
          <w:szCs w:val="24"/>
        </w:rPr>
        <w:t>DISCIPLINARY GUIDELINES</w:t>
      </w:r>
      <w:bookmarkEnd w:id="488"/>
    </w:p>
    <w:p w:rsidR="00D203CA" w:rsidRPr="00763078" w:rsidRDefault="00D203CA">
      <w:pPr>
        <w:jc w:val="both"/>
        <w:rPr>
          <w:rFonts w:cstheme="minorHAnsi"/>
          <w:sz w:val="24"/>
          <w:szCs w:val="24"/>
        </w:rPr>
      </w:pPr>
      <w:r w:rsidRPr="00763078">
        <w:rPr>
          <w:rFonts w:cstheme="minorHAnsi"/>
          <w:sz w:val="24"/>
          <w:szCs w:val="24"/>
        </w:rPr>
        <w:t>This list is does not include all infractions subject to disciplinary action.  The Groups are suggested guidelines only.  The supervisor will make the final determination of any action to be taken for any infraction of policy and procedures.</w:t>
      </w:r>
    </w:p>
    <w:p w:rsidR="00D203CA" w:rsidRPr="00763078" w:rsidRDefault="00D203CA" w:rsidP="009D5668">
      <w:pPr>
        <w:rPr>
          <w:rFonts w:cstheme="minorHAnsi"/>
          <w:sz w:val="24"/>
          <w:szCs w:val="24"/>
          <w:u w:val="single"/>
        </w:rPr>
      </w:pPr>
      <w:r w:rsidRPr="00763078">
        <w:rPr>
          <w:rFonts w:cstheme="minorHAnsi"/>
          <w:sz w:val="24"/>
          <w:szCs w:val="24"/>
          <w:u w:val="single"/>
        </w:rPr>
        <w:t>Group A Infractions (1</w:t>
      </w:r>
      <w:r w:rsidRPr="00763078">
        <w:rPr>
          <w:rFonts w:cstheme="minorHAnsi"/>
          <w:sz w:val="24"/>
          <w:szCs w:val="24"/>
          <w:u w:val="single"/>
          <w:vertAlign w:val="superscript"/>
        </w:rPr>
        <w:t>st</w:t>
      </w:r>
      <w:r w:rsidRPr="00763078">
        <w:rPr>
          <w:rFonts w:cstheme="minorHAnsi"/>
          <w:sz w:val="24"/>
          <w:szCs w:val="24"/>
          <w:u w:val="single"/>
        </w:rPr>
        <w:t xml:space="preserve"> Verbal Counseling, 2</w:t>
      </w:r>
      <w:r w:rsidRPr="00763078">
        <w:rPr>
          <w:rFonts w:cstheme="minorHAnsi"/>
          <w:sz w:val="24"/>
          <w:szCs w:val="24"/>
          <w:u w:val="single"/>
          <w:vertAlign w:val="superscript"/>
        </w:rPr>
        <w:t>nd</w:t>
      </w:r>
      <w:r w:rsidRPr="00763078">
        <w:rPr>
          <w:rFonts w:cstheme="minorHAnsi"/>
          <w:sz w:val="24"/>
          <w:szCs w:val="24"/>
          <w:u w:val="single"/>
        </w:rPr>
        <w:t xml:space="preserve"> Written, 3</w:t>
      </w:r>
      <w:r w:rsidRPr="00763078">
        <w:rPr>
          <w:rFonts w:cstheme="minorHAnsi"/>
          <w:sz w:val="24"/>
          <w:szCs w:val="24"/>
          <w:u w:val="single"/>
          <w:vertAlign w:val="superscript"/>
        </w:rPr>
        <w:t>rd</w:t>
      </w:r>
      <w:r w:rsidRPr="00763078">
        <w:rPr>
          <w:rFonts w:cstheme="minorHAnsi"/>
          <w:sz w:val="24"/>
          <w:szCs w:val="24"/>
          <w:u w:val="single"/>
        </w:rPr>
        <w:t xml:space="preserve"> Suspension, 4</w:t>
      </w:r>
      <w:r w:rsidRPr="00763078">
        <w:rPr>
          <w:rFonts w:cstheme="minorHAnsi"/>
          <w:sz w:val="24"/>
          <w:szCs w:val="24"/>
          <w:u w:val="single"/>
          <w:vertAlign w:val="superscript"/>
        </w:rPr>
        <w:t>th</w:t>
      </w:r>
      <w:r w:rsidRPr="00763078">
        <w:rPr>
          <w:rFonts w:cstheme="minorHAnsi"/>
          <w:sz w:val="24"/>
          <w:szCs w:val="24"/>
          <w:u w:val="single"/>
        </w:rPr>
        <w:t xml:space="preserve"> Discharge)</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1.  Abuse of lunch and break policy</w:t>
      </w:r>
      <w:r w:rsidRPr="00763078">
        <w:rPr>
          <w:rFonts w:cstheme="minorHAnsi"/>
          <w:sz w:val="24"/>
          <w:szCs w:val="24"/>
        </w:rPr>
        <w:tab/>
      </w:r>
      <w:r w:rsidRPr="00763078">
        <w:rPr>
          <w:rFonts w:cstheme="minorHAnsi"/>
          <w:sz w:val="24"/>
          <w:szCs w:val="24"/>
        </w:rPr>
        <w:tab/>
      </w:r>
      <w:r w:rsidR="00B96945">
        <w:rPr>
          <w:rFonts w:cstheme="minorHAnsi"/>
          <w:sz w:val="24"/>
          <w:szCs w:val="24"/>
        </w:rPr>
        <w:t xml:space="preserve">        </w:t>
      </w:r>
      <w:r w:rsidRPr="00763078">
        <w:rPr>
          <w:rFonts w:cstheme="minorHAnsi"/>
          <w:sz w:val="24"/>
          <w:szCs w:val="24"/>
        </w:rPr>
        <w:t xml:space="preserve">2. Excessive excused absences </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3.  </w:t>
      </w:r>
      <w:r w:rsidR="00B411DB" w:rsidRPr="00763078">
        <w:rPr>
          <w:rFonts w:cstheme="minorHAnsi"/>
          <w:sz w:val="24"/>
          <w:szCs w:val="24"/>
        </w:rPr>
        <w:t>A</w:t>
      </w:r>
      <w:r w:rsidRPr="00763078">
        <w:rPr>
          <w:rFonts w:cstheme="minorHAnsi"/>
          <w:sz w:val="24"/>
          <w:szCs w:val="24"/>
        </w:rPr>
        <w:t>bsences before/after a holiday</w:t>
      </w:r>
      <w:r w:rsidRPr="00763078">
        <w:rPr>
          <w:rFonts w:cstheme="minorHAnsi"/>
          <w:sz w:val="24"/>
          <w:szCs w:val="24"/>
        </w:rPr>
        <w:tab/>
      </w:r>
      <w:r w:rsidR="00B411DB" w:rsidRPr="00763078">
        <w:rPr>
          <w:rFonts w:cstheme="minorHAnsi"/>
          <w:sz w:val="24"/>
          <w:szCs w:val="24"/>
        </w:rPr>
        <w:t xml:space="preserve">              </w:t>
      </w:r>
      <w:r w:rsidR="00B96945">
        <w:rPr>
          <w:rFonts w:cstheme="minorHAnsi"/>
          <w:sz w:val="24"/>
          <w:szCs w:val="24"/>
        </w:rPr>
        <w:t xml:space="preserve">       </w:t>
      </w:r>
      <w:r w:rsidR="009D5668" w:rsidRPr="00763078">
        <w:rPr>
          <w:rFonts w:cstheme="minorHAnsi"/>
          <w:sz w:val="24"/>
          <w:szCs w:val="24"/>
        </w:rPr>
        <w:t>4.</w:t>
      </w:r>
      <w:r w:rsidR="002E3101" w:rsidRPr="00763078">
        <w:rPr>
          <w:rFonts w:cstheme="minorHAnsi"/>
          <w:sz w:val="24"/>
          <w:szCs w:val="24"/>
        </w:rPr>
        <w:t xml:space="preserve"> </w:t>
      </w:r>
      <w:r w:rsidRPr="00763078">
        <w:rPr>
          <w:rFonts w:cstheme="minorHAnsi"/>
          <w:sz w:val="24"/>
          <w:szCs w:val="24"/>
        </w:rPr>
        <w:t xml:space="preserve">Frequent absences before/after </w:t>
      </w:r>
      <w:r w:rsidR="009D5668" w:rsidRPr="00763078">
        <w:rPr>
          <w:rFonts w:cstheme="minorHAnsi"/>
          <w:sz w:val="24"/>
          <w:szCs w:val="24"/>
        </w:rPr>
        <w:t>w</w:t>
      </w:r>
      <w:r w:rsidRPr="00763078">
        <w:rPr>
          <w:rFonts w:cstheme="minorHAnsi"/>
          <w:sz w:val="24"/>
          <w:szCs w:val="24"/>
        </w:rPr>
        <w:t>eekend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5.  Carelessness</w:t>
      </w:r>
      <w:r w:rsidR="005439EE">
        <w:rPr>
          <w:rFonts w:cstheme="minorHAnsi"/>
          <w:sz w:val="24"/>
          <w:szCs w:val="24"/>
        </w:rPr>
        <w:t>/</w:t>
      </w:r>
      <w:r w:rsidRPr="00763078">
        <w:rPr>
          <w:rFonts w:cstheme="minorHAnsi"/>
          <w:sz w:val="24"/>
          <w:szCs w:val="24"/>
        </w:rPr>
        <w:t>minor inefficiency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6. Horseplay that interferes with work</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7.  Failure to take care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property</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8. Altering the Bulletin Board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9.  Interfering with an employee’s work</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10. Attending to personal affairs on duty</w:t>
      </w:r>
    </w:p>
    <w:p w:rsidR="00A60FA2" w:rsidRPr="00763078" w:rsidRDefault="00D203CA" w:rsidP="009D5668">
      <w:pPr>
        <w:rPr>
          <w:rFonts w:cstheme="minorHAnsi"/>
          <w:sz w:val="24"/>
          <w:szCs w:val="24"/>
        </w:rPr>
      </w:pPr>
      <w:r w:rsidRPr="00763078">
        <w:rPr>
          <w:rFonts w:cstheme="minorHAnsi"/>
          <w:sz w:val="24"/>
          <w:szCs w:val="24"/>
        </w:rPr>
        <w:t>11. Refusal to work reasonable overtime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12. Creating unsanitary/unsafe conditions</w:t>
      </w:r>
    </w:p>
    <w:p w:rsidR="00D203CA" w:rsidRPr="00763078" w:rsidRDefault="00D203CA" w:rsidP="009D5668">
      <w:pPr>
        <w:rPr>
          <w:rFonts w:cstheme="minorHAnsi"/>
          <w:sz w:val="24"/>
          <w:szCs w:val="24"/>
        </w:rPr>
      </w:pPr>
      <w:r w:rsidRPr="00763078">
        <w:rPr>
          <w:rFonts w:cstheme="minorHAnsi"/>
          <w:sz w:val="24"/>
          <w:szCs w:val="24"/>
        </w:rPr>
        <w:t>13. Minor violation of policy/procedure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14. Failure to observe parking policy</w:t>
      </w:r>
    </w:p>
    <w:p w:rsidR="00D203CA" w:rsidRPr="00763078" w:rsidRDefault="00D203CA" w:rsidP="009D5668">
      <w:pPr>
        <w:rPr>
          <w:rFonts w:cstheme="minorHAnsi"/>
          <w:sz w:val="24"/>
          <w:szCs w:val="24"/>
        </w:rPr>
      </w:pPr>
      <w:r w:rsidRPr="00763078">
        <w:rPr>
          <w:rFonts w:cstheme="minorHAnsi"/>
          <w:sz w:val="24"/>
          <w:szCs w:val="24"/>
        </w:rPr>
        <w:t>15. Smoking</w:t>
      </w:r>
      <w:r w:rsidR="00B411DB" w:rsidRPr="00763078">
        <w:rPr>
          <w:rFonts w:cstheme="minorHAnsi"/>
          <w:sz w:val="24"/>
          <w:szCs w:val="24"/>
        </w:rPr>
        <w:t>/tobacco use in</w:t>
      </w:r>
      <w:r w:rsidRPr="00763078">
        <w:rPr>
          <w:rFonts w:cstheme="minorHAnsi"/>
          <w:sz w:val="24"/>
          <w:szCs w:val="24"/>
        </w:rPr>
        <w:t xml:space="preserve"> prohibited areas</w:t>
      </w:r>
      <w:r w:rsidR="00D25144">
        <w:rPr>
          <w:rFonts w:cstheme="minorHAnsi"/>
          <w:sz w:val="24"/>
          <w:szCs w:val="24"/>
        </w:rPr>
        <w:t xml:space="preserve">       </w:t>
      </w:r>
      <w:r w:rsidRPr="00763078">
        <w:rPr>
          <w:rFonts w:cstheme="minorHAnsi"/>
          <w:sz w:val="24"/>
          <w:szCs w:val="24"/>
        </w:rPr>
        <w:t>16. Failure to comply with dress code</w:t>
      </w:r>
    </w:p>
    <w:p w:rsidR="00D203CA" w:rsidRPr="00763078" w:rsidRDefault="00D203CA" w:rsidP="009D5668">
      <w:pPr>
        <w:rPr>
          <w:rFonts w:cstheme="minorHAnsi"/>
          <w:sz w:val="24"/>
          <w:szCs w:val="24"/>
          <w:u w:val="single"/>
        </w:rPr>
      </w:pPr>
      <w:r w:rsidRPr="00763078">
        <w:rPr>
          <w:rFonts w:cstheme="minorHAnsi"/>
          <w:sz w:val="24"/>
          <w:szCs w:val="24"/>
          <w:u w:val="single"/>
        </w:rPr>
        <w:t>Group B Infractions (1</w:t>
      </w:r>
      <w:r w:rsidRPr="00763078">
        <w:rPr>
          <w:rFonts w:cstheme="minorHAnsi"/>
          <w:sz w:val="24"/>
          <w:szCs w:val="24"/>
          <w:u w:val="single"/>
          <w:vertAlign w:val="superscript"/>
        </w:rPr>
        <w:t>st</w:t>
      </w:r>
      <w:r w:rsidRPr="00763078">
        <w:rPr>
          <w:rFonts w:cstheme="minorHAnsi"/>
          <w:sz w:val="24"/>
          <w:szCs w:val="24"/>
          <w:u w:val="single"/>
        </w:rPr>
        <w:t xml:space="preserve"> Written Counseling, 2</w:t>
      </w:r>
      <w:r w:rsidRPr="00763078">
        <w:rPr>
          <w:rFonts w:cstheme="minorHAnsi"/>
          <w:sz w:val="24"/>
          <w:szCs w:val="24"/>
          <w:u w:val="single"/>
          <w:vertAlign w:val="superscript"/>
        </w:rPr>
        <w:t>nd</w:t>
      </w:r>
      <w:r w:rsidRPr="00763078">
        <w:rPr>
          <w:rFonts w:cstheme="minorHAnsi"/>
          <w:sz w:val="24"/>
          <w:szCs w:val="24"/>
          <w:u w:val="single"/>
        </w:rPr>
        <w:t xml:space="preserve"> Suspension, 3</w:t>
      </w:r>
      <w:r w:rsidRPr="00763078">
        <w:rPr>
          <w:rFonts w:cstheme="minorHAnsi"/>
          <w:sz w:val="24"/>
          <w:szCs w:val="24"/>
          <w:u w:val="single"/>
          <w:vertAlign w:val="superscript"/>
        </w:rPr>
        <w:t>rd</w:t>
      </w:r>
      <w:r w:rsidRPr="00763078">
        <w:rPr>
          <w:rFonts w:cstheme="minorHAnsi"/>
          <w:sz w:val="24"/>
          <w:szCs w:val="24"/>
          <w:u w:val="single"/>
        </w:rPr>
        <w:t xml:space="preserve"> Discharge</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1. Customer complaint minor in nature</w:t>
      </w:r>
      <w:r w:rsidR="00D203CA" w:rsidRPr="00763078">
        <w:rPr>
          <w:rFonts w:cstheme="minorHAnsi"/>
          <w:sz w:val="24"/>
          <w:szCs w:val="24"/>
        </w:rPr>
        <w:tab/>
      </w:r>
      <w:r w:rsidR="00D203CA" w:rsidRPr="00763078">
        <w:rPr>
          <w:rFonts w:cstheme="minorHAnsi"/>
          <w:sz w:val="24"/>
          <w:szCs w:val="24"/>
        </w:rPr>
        <w:tab/>
        <w:t>2.  Work performance not up to standards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3. Inappropriate conduct on the premises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07C6A" w:rsidRPr="00763078">
        <w:rPr>
          <w:rFonts w:cstheme="minorHAnsi"/>
          <w:sz w:val="24"/>
          <w:szCs w:val="24"/>
        </w:rPr>
        <w:tab/>
      </w:r>
      <w:r w:rsidR="00D203CA" w:rsidRPr="00763078">
        <w:rPr>
          <w:rFonts w:cstheme="minorHAnsi"/>
          <w:sz w:val="24"/>
          <w:szCs w:val="24"/>
        </w:rPr>
        <w:t>4.  Breach of confidence</w:t>
      </w:r>
      <w:r w:rsidR="005439EE">
        <w:rPr>
          <w:rFonts w:cstheme="minorHAnsi"/>
          <w:sz w:val="24"/>
          <w:szCs w:val="24"/>
        </w:rPr>
        <w:t>/</w:t>
      </w:r>
      <w:r w:rsidR="00D203CA" w:rsidRPr="00763078">
        <w:rPr>
          <w:rFonts w:cstheme="minorHAnsi"/>
          <w:sz w:val="24"/>
          <w:szCs w:val="24"/>
        </w:rPr>
        <w:t>ethics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 xml:space="preserve">5.  Using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supplies for personal use</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 xml:space="preserve">6.  Taking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property off the premises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7.  Failure to comply with safety policies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8.  Failure to follow supervisor’s instructions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9.  Failure to report on the job injury</w:t>
      </w:r>
      <w:r w:rsidR="00D203CA" w:rsidRPr="00763078">
        <w:rPr>
          <w:rFonts w:cstheme="minorHAnsi"/>
          <w:sz w:val="24"/>
          <w:szCs w:val="24"/>
        </w:rPr>
        <w:tab/>
      </w:r>
      <w:r w:rsidR="00D203CA" w:rsidRPr="00763078">
        <w:rPr>
          <w:rFonts w:cstheme="minorHAnsi"/>
          <w:sz w:val="24"/>
          <w:szCs w:val="24"/>
        </w:rPr>
        <w:tab/>
        <w:t>10. Inability to get along with other staff</w:t>
      </w:r>
    </w:p>
    <w:p w:rsidR="00D203CA" w:rsidRPr="00763078" w:rsidRDefault="00D203CA" w:rsidP="009D5668">
      <w:pPr>
        <w:rPr>
          <w:rFonts w:cstheme="minorHAnsi"/>
          <w:sz w:val="24"/>
          <w:szCs w:val="24"/>
        </w:rPr>
      </w:pPr>
      <w:r w:rsidRPr="00763078">
        <w:rPr>
          <w:rFonts w:cstheme="minorHAnsi"/>
          <w:sz w:val="24"/>
          <w:szCs w:val="24"/>
        </w:rPr>
        <w:t>11. Absence without prompt notification</w:t>
      </w:r>
      <w:r w:rsidRPr="00763078">
        <w:rPr>
          <w:rFonts w:cstheme="minorHAnsi"/>
          <w:sz w:val="24"/>
          <w:szCs w:val="24"/>
        </w:rPr>
        <w:tab/>
      </w:r>
      <w:r w:rsidRPr="00763078">
        <w:rPr>
          <w:rFonts w:cstheme="minorHAnsi"/>
          <w:sz w:val="24"/>
          <w:szCs w:val="24"/>
        </w:rPr>
        <w:tab/>
        <w:t>12. Three Group A infractions in 3 months</w:t>
      </w:r>
    </w:p>
    <w:p w:rsidR="00D203CA" w:rsidRPr="00763078" w:rsidRDefault="00D203CA" w:rsidP="009D5668">
      <w:pPr>
        <w:rPr>
          <w:rFonts w:cstheme="minorHAnsi"/>
          <w:sz w:val="24"/>
          <w:szCs w:val="24"/>
        </w:rPr>
      </w:pPr>
      <w:r w:rsidRPr="00763078">
        <w:rPr>
          <w:rFonts w:cstheme="minorHAnsi"/>
          <w:sz w:val="24"/>
          <w:szCs w:val="24"/>
        </w:rPr>
        <w:lastRenderedPageBreak/>
        <w:t>13. Violation of policy that could result in harm to clients/employees; major property damage; or damage</w:t>
      </w:r>
      <w:r w:rsidR="009D5668" w:rsidRPr="00763078">
        <w:rPr>
          <w:rFonts w:cstheme="minorHAnsi"/>
          <w:sz w:val="24"/>
          <w:szCs w:val="24"/>
        </w:rPr>
        <w:t xml:space="preserve"> </w:t>
      </w:r>
      <w:r w:rsidRPr="00763078">
        <w:rPr>
          <w:rFonts w:cstheme="minorHAnsi"/>
          <w:sz w:val="24"/>
          <w:szCs w:val="24"/>
        </w:rPr>
        <w:t xml:space="preserve">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image.  This includes </w:t>
      </w:r>
      <w:r w:rsidR="009F4897" w:rsidRPr="00763078">
        <w:rPr>
          <w:rFonts w:cstheme="minorHAnsi"/>
          <w:sz w:val="24"/>
          <w:szCs w:val="24"/>
        </w:rPr>
        <w:t>vehicle/non-vehicle accidents.</w:t>
      </w:r>
    </w:p>
    <w:p w:rsidR="009F4897" w:rsidRPr="00763078" w:rsidRDefault="009F4897">
      <w:pPr>
        <w:jc w:val="both"/>
        <w:rPr>
          <w:rFonts w:cstheme="minorHAnsi"/>
          <w:sz w:val="24"/>
          <w:szCs w:val="24"/>
          <w:u w:val="single"/>
        </w:rPr>
      </w:pPr>
      <w:r w:rsidRPr="00763078">
        <w:rPr>
          <w:rFonts w:cstheme="minorHAnsi"/>
          <w:sz w:val="24"/>
          <w:szCs w:val="24"/>
          <w:u w:val="single"/>
        </w:rPr>
        <w:t>Group C Infractions (1</w:t>
      </w:r>
      <w:r w:rsidRPr="00763078">
        <w:rPr>
          <w:rFonts w:cstheme="minorHAnsi"/>
          <w:sz w:val="24"/>
          <w:szCs w:val="24"/>
          <w:u w:val="single"/>
          <w:vertAlign w:val="superscript"/>
        </w:rPr>
        <w:t>st</w:t>
      </w:r>
      <w:r w:rsidRPr="00763078">
        <w:rPr>
          <w:rFonts w:cstheme="minorHAnsi"/>
          <w:sz w:val="24"/>
          <w:szCs w:val="24"/>
          <w:u w:val="single"/>
        </w:rPr>
        <w:t xml:space="preserve"> Suspension, 2</w:t>
      </w:r>
      <w:r w:rsidRPr="00763078">
        <w:rPr>
          <w:rFonts w:cstheme="minorHAnsi"/>
          <w:sz w:val="24"/>
          <w:szCs w:val="24"/>
          <w:u w:val="single"/>
          <w:vertAlign w:val="superscript"/>
        </w:rPr>
        <w:t>nd</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Leaving work without supervisor’s approval</w:t>
      </w:r>
      <w:r w:rsidR="009F4897" w:rsidRPr="00763078">
        <w:rPr>
          <w:rFonts w:cstheme="minorHAnsi"/>
          <w:sz w:val="24"/>
          <w:szCs w:val="24"/>
        </w:rPr>
        <w:tab/>
        <w:t>2. Sleeping on the job</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Unauthorized use of IT machines</w:t>
      </w:r>
      <w:r w:rsidR="009F4897" w:rsidRPr="00763078">
        <w:rPr>
          <w:rFonts w:cstheme="minorHAnsi"/>
          <w:sz w:val="24"/>
          <w:szCs w:val="24"/>
        </w:rPr>
        <w:tab/>
      </w:r>
      <w:r w:rsidR="009F4897" w:rsidRPr="00763078">
        <w:rPr>
          <w:rFonts w:cstheme="minorHAnsi"/>
          <w:sz w:val="24"/>
          <w:szCs w:val="24"/>
        </w:rPr>
        <w:tab/>
      </w:r>
      <w:r w:rsidR="00D25144">
        <w:rPr>
          <w:rFonts w:cstheme="minorHAnsi"/>
          <w:sz w:val="24"/>
          <w:szCs w:val="24"/>
        </w:rPr>
        <w:t xml:space="preserve">             </w:t>
      </w:r>
      <w:r w:rsidR="009F4897" w:rsidRPr="00763078">
        <w:rPr>
          <w:rFonts w:cstheme="minorHAnsi"/>
          <w:sz w:val="24"/>
          <w:szCs w:val="24"/>
        </w:rPr>
        <w:t>4. Tampering with IT machines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Customer complaint, serious in nature</w:t>
      </w:r>
      <w:r w:rsidR="009F4897" w:rsidRPr="00763078">
        <w:rPr>
          <w:rFonts w:cstheme="minorHAnsi"/>
          <w:sz w:val="24"/>
          <w:szCs w:val="24"/>
        </w:rPr>
        <w:tab/>
      </w:r>
      <w:r w:rsidR="009D5668" w:rsidRPr="00763078">
        <w:rPr>
          <w:rFonts w:cstheme="minorHAnsi"/>
          <w:sz w:val="24"/>
          <w:szCs w:val="24"/>
        </w:rPr>
        <w:tab/>
      </w:r>
      <w:r w:rsidR="009F4897" w:rsidRPr="00763078">
        <w:rPr>
          <w:rFonts w:cstheme="minorHAnsi"/>
          <w:sz w:val="24"/>
          <w:szCs w:val="24"/>
        </w:rPr>
        <w:t>6. Absence without report for 1 day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Arrest-felony/serious misdemeanor</w:t>
      </w:r>
      <w:r w:rsidR="009F4897" w:rsidRPr="00763078">
        <w:rPr>
          <w:rFonts w:cstheme="minorHAnsi"/>
          <w:sz w:val="24"/>
          <w:szCs w:val="24"/>
        </w:rPr>
        <w:tab/>
      </w:r>
      <w:r w:rsidR="009F4897" w:rsidRPr="00763078">
        <w:rPr>
          <w:rFonts w:cstheme="minorHAnsi"/>
          <w:sz w:val="24"/>
          <w:szCs w:val="24"/>
        </w:rPr>
        <w:tab/>
        <w:t>8. Three “C” infractions in 6 months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 xml:space="preserve">9. Violation of policy that results in harm to clients/employees, major property damage, or damage to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’s image.  This includes vehicle/non-vehicle accidents.  </w:t>
      </w:r>
      <w:r w:rsidR="009F4897" w:rsidRPr="00763078">
        <w:rPr>
          <w:rFonts w:cstheme="minorHAnsi"/>
          <w:sz w:val="24"/>
          <w:szCs w:val="24"/>
        </w:rPr>
        <w:tab/>
      </w:r>
    </w:p>
    <w:p w:rsidR="009F4897" w:rsidRPr="00763078" w:rsidRDefault="009F4897">
      <w:pPr>
        <w:jc w:val="both"/>
        <w:rPr>
          <w:rFonts w:cstheme="minorHAnsi"/>
          <w:sz w:val="24"/>
          <w:szCs w:val="24"/>
          <w:u w:val="single"/>
        </w:rPr>
      </w:pPr>
      <w:r w:rsidRPr="00763078">
        <w:rPr>
          <w:rFonts w:cstheme="minorHAnsi"/>
          <w:sz w:val="24"/>
          <w:szCs w:val="24"/>
          <w:u w:val="single"/>
        </w:rPr>
        <w:t>Group D Infractions (1</w:t>
      </w:r>
      <w:r w:rsidRPr="00763078">
        <w:rPr>
          <w:rFonts w:cstheme="minorHAnsi"/>
          <w:sz w:val="24"/>
          <w:szCs w:val="24"/>
          <w:u w:val="single"/>
          <w:vertAlign w:val="superscript"/>
        </w:rPr>
        <w:t>st</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Falsification of records &amp; applications</w:t>
      </w:r>
      <w:r w:rsidR="009F4897" w:rsidRPr="00763078">
        <w:rPr>
          <w:rFonts w:cstheme="minorHAnsi"/>
          <w:sz w:val="24"/>
          <w:szCs w:val="24"/>
        </w:rPr>
        <w:tab/>
      </w:r>
      <w:r w:rsidRPr="00763078">
        <w:rPr>
          <w:rFonts w:cstheme="minorHAnsi"/>
          <w:sz w:val="24"/>
          <w:szCs w:val="24"/>
        </w:rPr>
        <w:t xml:space="preserve"> </w:t>
      </w:r>
      <w:r w:rsidR="009D5668" w:rsidRPr="00763078">
        <w:rPr>
          <w:rFonts w:cstheme="minorHAnsi"/>
          <w:sz w:val="24"/>
          <w:szCs w:val="24"/>
        </w:rPr>
        <w:tab/>
      </w:r>
      <w:r w:rsidR="009F4897" w:rsidRPr="00763078">
        <w:rPr>
          <w:rFonts w:cstheme="minorHAnsi"/>
          <w:sz w:val="24"/>
          <w:szCs w:val="24"/>
        </w:rPr>
        <w:t>2.  Falsification of Time Sheet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Refusal to carry out orders</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 xml:space="preserve">4.  Willful damage of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 property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Solicitation of gifts for service</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6.  Theft (regardless of amount</w:t>
      </w:r>
      <w:r w:rsidR="00B411DB" w:rsidRPr="00763078">
        <w:rPr>
          <w:rFonts w:cstheme="minorHAnsi"/>
          <w:sz w:val="24"/>
          <w:szCs w:val="24"/>
        </w:rPr>
        <w:t xml:space="preserve"> or item</w:t>
      </w:r>
      <w:r w:rsidR="009F4897" w:rsidRPr="00763078">
        <w:rPr>
          <w:rFonts w:cstheme="minorHAnsi"/>
          <w:sz w:val="24"/>
          <w:szCs w:val="24"/>
        </w:rPr>
        <w: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Weapons/explosives on premises</w:t>
      </w:r>
      <w:r w:rsidR="009F4897" w:rsidRPr="00763078">
        <w:rPr>
          <w:rFonts w:cstheme="minorHAnsi"/>
          <w:sz w:val="24"/>
          <w:szCs w:val="24"/>
        </w:rPr>
        <w:tab/>
      </w:r>
      <w:r w:rsidR="009F4897" w:rsidRPr="00763078">
        <w:rPr>
          <w:rFonts w:cstheme="minorHAnsi"/>
          <w:sz w:val="24"/>
          <w:szCs w:val="24"/>
        </w:rPr>
        <w:tab/>
        <w:t>8.  Violation of FTA drug &amp; alc</w:t>
      </w:r>
      <w:r w:rsidR="00B411DB" w:rsidRPr="00763078">
        <w:rPr>
          <w:rFonts w:cstheme="minorHAnsi"/>
          <w:sz w:val="24"/>
          <w:szCs w:val="24"/>
        </w:rPr>
        <w:t>o</w:t>
      </w:r>
      <w:r w:rsidR="009F4897" w:rsidRPr="00763078">
        <w:rPr>
          <w:rFonts w:cstheme="minorHAnsi"/>
          <w:sz w:val="24"/>
          <w:szCs w:val="24"/>
        </w:rPr>
        <w:t>h</w:t>
      </w:r>
      <w:r w:rsidR="00B411DB" w:rsidRPr="00763078">
        <w:rPr>
          <w:rFonts w:cstheme="minorHAnsi"/>
          <w:sz w:val="24"/>
          <w:szCs w:val="24"/>
        </w:rPr>
        <w:t>ol</w:t>
      </w:r>
      <w:r w:rsidR="009F4897" w:rsidRPr="00763078">
        <w:rPr>
          <w:rFonts w:cstheme="minorHAnsi"/>
          <w:sz w:val="24"/>
          <w:szCs w:val="24"/>
        </w:rPr>
        <w:t xml:space="preserve"> policy</w:t>
      </w:r>
    </w:p>
    <w:p w:rsidR="00A60FA2"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9.  Conviction-felony/serio</w:t>
      </w:r>
      <w:r w:rsidR="00683A05" w:rsidRPr="00763078">
        <w:rPr>
          <w:rFonts w:cstheme="minorHAnsi"/>
          <w:sz w:val="24"/>
          <w:szCs w:val="24"/>
        </w:rPr>
        <w:t>us misdemeanor</w:t>
      </w:r>
      <w:r w:rsidR="00683A05" w:rsidRPr="00763078">
        <w:rPr>
          <w:rFonts w:cstheme="minorHAnsi"/>
          <w:sz w:val="24"/>
          <w:szCs w:val="24"/>
        </w:rPr>
        <w:tab/>
      </w:r>
      <w:r w:rsidR="009D5668" w:rsidRPr="00763078">
        <w:rPr>
          <w:rFonts w:cstheme="minorHAnsi"/>
          <w:sz w:val="24"/>
          <w:szCs w:val="24"/>
        </w:rPr>
        <w:tab/>
      </w:r>
      <w:r w:rsidR="00683A05" w:rsidRPr="00763078">
        <w:rPr>
          <w:rFonts w:cstheme="minorHAnsi"/>
          <w:sz w:val="24"/>
          <w:szCs w:val="24"/>
        </w:rPr>
        <w:t>10. Absence for 3</w:t>
      </w:r>
      <w:r w:rsidR="009F4897" w:rsidRPr="00763078">
        <w:rPr>
          <w:rFonts w:cstheme="minorHAnsi"/>
          <w:sz w:val="24"/>
          <w:szCs w:val="24"/>
        </w:rPr>
        <w:t xml:space="preserve"> days without report</w:t>
      </w:r>
    </w:p>
    <w:p w:rsidR="009F4897" w:rsidRPr="00763078" w:rsidRDefault="00A26FD8">
      <w:pPr>
        <w:jc w:val="both"/>
        <w:rPr>
          <w:rFonts w:cstheme="minorHAnsi"/>
          <w:sz w:val="24"/>
          <w:szCs w:val="24"/>
        </w:rPr>
      </w:pPr>
      <w:r w:rsidRPr="00763078">
        <w:rPr>
          <w:rFonts w:cstheme="minorHAnsi"/>
          <w:sz w:val="24"/>
          <w:szCs w:val="24"/>
        </w:rPr>
        <w:t>11. Tampering with computer files</w:t>
      </w:r>
      <w:r w:rsidRPr="00763078">
        <w:rPr>
          <w:rFonts w:cstheme="minorHAnsi"/>
          <w:sz w:val="24"/>
          <w:szCs w:val="24"/>
        </w:rPr>
        <w:tab/>
      </w:r>
      <w:r w:rsidRPr="00763078">
        <w:rPr>
          <w:rFonts w:cstheme="minorHAnsi"/>
          <w:sz w:val="24"/>
          <w:szCs w:val="24"/>
        </w:rPr>
        <w:tab/>
      </w:r>
      <w:r w:rsidR="009D5668" w:rsidRPr="00763078">
        <w:rPr>
          <w:rFonts w:cstheme="minorHAnsi"/>
          <w:sz w:val="24"/>
          <w:szCs w:val="24"/>
        </w:rPr>
        <w:tab/>
      </w:r>
      <w:r w:rsidRPr="00763078">
        <w:rPr>
          <w:rFonts w:cstheme="minorHAnsi"/>
          <w:sz w:val="24"/>
          <w:szCs w:val="24"/>
        </w:rPr>
        <w:t>12. Insubordinate acts or statements</w:t>
      </w:r>
    </w:p>
    <w:p w:rsidR="00A26FD8" w:rsidRPr="00763078" w:rsidRDefault="00A26FD8">
      <w:pPr>
        <w:jc w:val="both"/>
        <w:rPr>
          <w:rFonts w:cstheme="minorHAnsi"/>
          <w:sz w:val="24"/>
          <w:szCs w:val="24"/>
        </w:rPr>
      </w:pPr>
      <w:r w:rsidRPr="00763078">
        <w:rPr>
          <w:rFonts w:cstheme="minorHAnsi"/>
          <w:sz w:val="24"/>
          <w:szCs w:val="24"/>
        </w:rPr>
        <w:t>13. Failure to provide a medical release</w:t>
      </w:r>
      <w:r w:rsidRPr="00763078">
        <w:rPr>
          <w:rFonts w:cstheme="minorHAnsi"/>
          <w:sz w:val="24"/>
          <w:szCs w:val="24"/>
        </w:rPr>
        <w:tab/>
      </w:r>
      <w:r w:rsidRPr="00763078">
        <w:rPr>
          <w:rFonts w:cstheme="minorHAnsi"/>
          <w:sz w:val="24"/>
          <w:szCs w:val="24"/>
        </w:rPr>
        <w:tab/>
        <w:t>14. Failure to report an accident</w:t>
      </w:r>
    </w:p>
    <w:p w:rsidR="00A26FD8" w:rsidRPr="00763078" w:rsidRDefault="00A26FD8">
      <w:pPr>
        <w:jc w:val="both"/>
        <w:rPr>
          <w:rFonts w:cstheme="minorHAnsi"/>
          <w:sz w:val="24"/>
          <w:szCs w:val="24"/>
        </w:rPr>
      </w:pPr>
      <w:r w:rsidRPr="00763078">
        <w:rPr>
          <w:rFonts w:cstheme="minorHAnsi"/>
          <w:sz w:val="24"/>
          <w:szCs w:val="24"/>
        </w:rPr>
        <w:t>15. Breach of confidentiality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009D5668" w:rsidRPr="00763078">
        <w:rPr>
          <w:rFonts w:cstheme="minorHAnsi"/>
          <w:sz w:val="24"/>
          <w:szCs w:val="24"/>
        </w:rPr>
        <w:tab/>
      </w:r>
      <w:r w:rsidRPr="00763078">
        <w:rPr>
          <w:rFonts w:cstheme="minorHAnsi"/>
          <w:sz w:val="24"/>
          <w:szCs w:val="24"/>
        </w:rPr>
        <w:t>16. Inability to produce at a satisfactory level</w:t>
      </w:r>
    </w:p>
    <w:p w:rsidR="00A26FD8" w:rsidRDefault="00A26FD8" w:rsidP="00BE4C01">
      <w:pPr>
        <w:rPr>
          <w:sz w:val="24"/>
          <w:szCs w:val="24"/>
        </w:rPr>
      </w:pPr>
      <w:r w:rsidRPr="00763078">
        <w:rPr>
          <w:sz w:val="24"/>
          <w:szCs w:val="24"/>
        </w:rPr>
        <w:t xml:space="preserve">17. Any act or conduct </w:t>
      </w:r>
      <w:r w:rsidR="00C27840" w:rsidRPr="00763078">
        <w:rPr>
          <w:sz w:val="24"/>
          <w:szCs w:val="24"/>
        </w:rPr>
        <w:t>that</w:t>
      </w:r>
      <w:r w:rsidRPr="00763078">
        <w:rPr>
          <w:sz w:val="24"/>
          <w:szCs w:val="24"/>
        </w:rPr>
        <w:t xml:space="preserve"> is seriously detrimental to the well-being of a client, co-workers, visitor, or </w:t>
      </w:r>
      <w:smartTag w:uri="urn:schemas-microsoft-com:office:smarttags" w:element="stockticker">
        <w:r w:rsidRPr="00763078">
          <w:rPr>
            <w:sz w:val="24"/>
            <w:szCs w:val="24"/>
          </w:rPr>
          <w:t>RTEC</w:t>
        </w:r>
      </w:smartTag>
      <w:r w:rsidRPr="00763078">
        <w:rPr>
          <w:sz w:val="24"/>
          <w:szCs w:val="24"/>
        </w:rPr>
        <w:t xml:space="preserve"> Transportation or defaming to </w:t>
      </w:r>
      <w:smartTag w:uri="urn:schemas-microsoft-com:office:smarttags" w:element="stockticker">
        <w:r w:rsidRPr="00763078">
          <w:rPr>
            <w:sz w:val="24"/>
            <w:szCs w:val="24"/>
          </w:rPr>
          <w:t>RTEC</w:t>
        </w:r>
      </w:smartTag>
      <w:r w:rsidRPr="00763078">
        <w:rPr>
          <w:sz w:val="24"/>
          <w:szCs w:val="24"/>
        </w:rPr>
        <w:t xml:space="preserve">. </w:t>
      </w:r>
    </w:p>
    <w:p w:rsidR="00EC2702" w:rsidRDefault="00EC2702" w:rsidP="00BE4C01">
      <w:pPr>
        <w:rPr>
          <w:sz w:val="24"/>
          <w:szCs w:val="24"/>
        </w:rPr>
      </w:pPr>
    </w:p>
    <w:p w:rsidR="00215CE3" w:rsidRPr="00763078" w:rsidRDefault="00215CE3" w:rsidP="00BE4C01">
      <w:pPr>
        <w:rPr>
          <w:sz w:val="24"/>
          <w:szCs w:val="24"/>
        </w:rPr>
      </w:pPr>
    </w:p>
    <w:p w:rsidR="00626E12" w:rsidRPr="00123B0F" w:rsidRDefault="00626E12" w:rsidP="00123B0F">
      <w:pPr>
        <w:pStyle w:val="Heading1"/>
      </w:pPr>
      <w:bookmarkStart w:id="489" w:name="_Toc77861082"/>
      <w:bookmarkStart w:id="490" w:name="_Toc25402379"/>
      <w:smartTag w:uri="urn:schemas-microsoft-com:office:smarttags" w:element="stockticker">
        <w:r w:rsidRPr="00123B0F">
          <w:lastRenderedPageBreak/>
          <w:t>RTEC</w:t>
        </w:r>
      </w:smartTag>
      <w:r w:rsidRPr="00123B0F">
        <w:t xml:space="preserve"> Transportation Communication Systems</w:t>
      </w:r>
      <w:bookmarkEnd w:id="489"/>
    </w:p>
    <w:p w:rsidR="00DA1F83" w:rsidRPr="00763078" w:rsidRDefault="00626E12" w:rsidP="0000499D">
      <w:pPr>
        <w:jc w:val="both"/>
        <w:rPr>
          <w:rFonts w:cstheme="minorHAnsi"/>
          <w:sz w:val="24"/>
          <w:szCs w:val="24"/>
        </w:rPr>
      </w:pPr>
      <w:r w:rsidRPr="00763078">
        <w:rPr>
          <w:rFonts w:cstheme="minorHAnsi"/>
          <w:sz w:val="24"/>
          <w:szCs w:val="24"/>
        </w:rPr>
        <w:t xml:space="preserve">All communications systems are property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and are to be used for business purposes.  Because these communication systems are provided for business purposes, you should have no expectation of privacy regarding the personal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Communications and systems use may be audited by authorized management at any time without notice.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include, but are not limited to, e-mail, telephone, Internet, fax, voicemail, bulletin boards, and interoffice mail.  You are to use proper discretion in the amount and length of non-business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w:t>
      </w:r>
    </w:p>
    <w:p w:rsidR="00626E12" w:rsidRPr="00763078" w:rsidRDefault="00626E12" w:rsidP="0000499D">
      <w:pPr>
        <w:jc w:val="both"/>
        <w:rPr>
          <w:rFonts w:cstheme="minorHAnsi"/>
          <w:sz w:val="24"/>
          <w:szCs w:val="24"/>
        </w:rPr>
      </w:pPr>
      <w:r w:rsidRPr="00763078">
        <w:rPr>
          <w:rFonts w:cstheme="minorHAnsi"/>
          <w:sz w:val="24"/>
          <w:szCs w:val="24"/>
        </w:rPr>
        <w:t xml:space="preserve">You must be mindful that your association with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will be visible to any recipient of an electronic communication.  You must assure that you communications are consistent with the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mission and accepted community standards.</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 xml:space="preserve">Prohibited uses of </w:t>
      </w:r>
      <w:smartTag w:uri="urn:schemas-microsoft-com:office:smarttags" w:element="stockticker">
        <w:r w:rsidRPr="00763078">
          <w:rPr>
            <w:rFonts w:cstheme="minorHAnsi"/>
            <w:sz w:val="24"/>
            <w:szCs w:val="24"/>
          </w:rPr>
          <w:t>RTEC</w:t>
        </w:r>
      </w:smartTag>
      <w:r w:rsidRPr="00763078">
        <w:rPr>
          <w:rFonts w:cstheme="minorHAnsi"/>
          <w:sz w:val="24"/>
          <w:szCs w:val="24"/>
        </w:rPr>
        <w:t>’s communication systems include, but are not limited to:</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Developing, accessing or distributing material which:</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harasses or disparages others, or contains ethnic or racial stereotypes, epithets or slurs;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contains pornography, profanity, violent or sexually explicit images, messages, or cartoons;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solicits for commercial ventures or outside organizations;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 xml:space="preserve">advocates positions not officially endorsed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violates any applicable law</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Personal mass e-mail distribution (“spamming”), unauthorized computer access (“hacking”), obtaining pirated software, or violating copyright protections.</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 xml:space="preserve">Distributing sensitive, proprietary, confidential, or private information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without appropriate authorization.</w:t>
      </w:r>
    </w:p>
    <w:p w:rsidR="008D12D7" w:rsidRPr="00763078" w:rsidRDefault="008D12D7" w:rsidP="00DE339B">
      <w:pPr>
        <w:pStyle w:val="ListParagraph"/>
        <w:numPr>
          <w:ilvl w:val="0"/>
          <w:numId w:val="39"/>
        </w:numPr>
        <w:ind w:left="360" w:firstLine="0"/>
        <w:jc w:val="both"/>
        <w:rPr>
          <w:rFonts w:cstheme="minorHAnsi"/>
          <w:sz w:val="24"/>
          <w:szCs w:val="24"/>
        </w:rPr>
      </w:pPr>
      <w:r w:rsidRPr="00763078">
        <w:rPr>
          <w:rFonts w:cstheme="minorHAnsi"/>
          <w:sz w:val="24"/>
          <w:szCs w:val="24"/>
        </w:rPr>
        <w:t>Obtaining unauthorized access to another employee’s or volunteer’s communication systems, or sending unauthorized communications under another employee’s or volunteer’s name.</w:t>
      </w:r>
    </w:p>
    <w:p w:rsidR="003D735F" w:rsidRDefault="008D12D7" w:rsidP="0000499D">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not be used in situati</w:t>
      </w:r>
      <w:r w:rsidR="0016286E" w:rsidRPr="00763078">
        <w:rPr>
          <w:rFonts w:cstheme="minorHAnsi"/>
          <w:sz w:val="24"/>
          <w:szCs w:val="24"/>
        </w:rPr>
        <w:t xml:space="preserve">ons that violate federal, state </w:t>
      </w:r>
      <w:r w:rsidRPr="00763078">
        <w:rPr>
          <w:rFonts w:cstheme="minorHAnsi"/>
          <w:sz w:val="24"/>
          <w:szCs w:val="24"/>
        </w:rPr>
        <w:t xml:space="preserve">or local law.  In appropriate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result in disciplinary action, up to and including termination of employment. </w:t>
      </w:r>
      <w:bookmarkStart w:id="491" w:name="_Hlt222632939"/>
      <w:bookmarkEnd w:id="490"/>
      <w:bookmarkEnd w:id="491"/>
    </w:p>
    <w:p w:rsidR="003D735F" w:rsidRPr="004B39C8" w:rsidRDefault="00907A5C" w:rsidP="004B39C8">
      <w:pPr>
        <w:pStyle w:val="Heading1"/>
        <w:jc w:val="both"/>
      </w:pPr>
      <w:bookmarkStart w:id="492" w:name="_Toc77861083"/>
      <w:r w:rsidRPr="004B39C8">
        <w:lastRenderedPageBreak/>
        <w:t>NEPOTISM AND FRATERNIZATION</w:t>
      </w:r>
      <w:bookmarkEnd w:id="492"/>
    </w:p>
    <w:p w:rsidR="004B39C8" w:rsidRPr="006F1DA4" w:rsidRDefault="00ED36A7" w:rsidP="00ED36A7">
      <w:pPr>
        <w:pStyle w:val="ListBullet2"/>
        <w:rPr>
          <w:sz w:val="24"/>
          <w:szCs w:val="24"/>
        </w:rPr>
      </w:pPr>
      <w:r w:rsidRPr="006F1DA4">
        <w:rPr>
          <w:sz w:val="24"/>
          <w:szCs w:val="24"/>
        </w:rPr>
        <w:t xml:space="preserve">It is the policy of </w:t>
      </w:r>
      <w:smartTag w:uri="urn:schemas-microsoft-com:office:smarttags" w:element="stockticker">
        <w:r w:rsidRPr="006F1DA4">
          <w:rPr>
            <w:sz w:val="24"/>
            <w:szCs w:val="24"/>
          </w:rPr>
          <w:t>RTEC</w:t>
        </w:r>
      </w:smartTag>
      <w:r w:rsidRPr="006F1DA4">
        <w:rPr>
          <w:sz w:val="24"/>
          <w:szCs w:val="24"/>
        </w:rPr>
        <w:t xml:space="preserve"> to recruit and promote persons based on individual merit, rather than relation to another member of the organization.  </w:t>
      </w:r>
      <w:r w:rsidR="004B39C8" w:rsidRPr="006F1DA4">
        <w:rPr>
          <w:sz w:val="24"/>
          <w:szCs w:val="24"/>
        </w:rPr>
        <w:t>RTEC Transportation does not permit the employment of relatives of current RTEC employees</w:t>
      </w:r>
      <w:r w:rsidR="000A04D1" w:rsidRPr="006F1DA4">
        <w:rPr>
          <w:sz w:val="24"/>
          <w:szCs w:val="24"/>
        </w:rPr>
        <w:t xml:space="preserve"> or Board Members</w:t>
      </w:r>
      <w:r w:rsidR="004B39C8" w:rsidRPr="006F1DA4">
        <w:rPr>
          <w:sz w:val="24"/>
          <w:szCs w:val="24"/>
        </w:rPr>
        <w:t xml:space="preserve">. </w:t>
      </w:r>
      <w:r w:rsidR="000A04D1" w:rsidRPr="006F1DA4">
        <w:rPr>
          <w:sz w:val="24"/>
          <w:szCs w:val="24"/>
        </w:rPr>
        <w:t xml:space="preserve"> </w:t>
      </w:r>
      <w:r w:rsidR="004B39C8" w:rsidRPr="006F1DA4">
        <w:rPr>
          <w:sz w:val="24"/>
          <w:szCs w:val="24"/>
        </w:rPr>
        <w:t>For purposes of this policy, “relative” is a spouse, child, parent, sibling, grandparent, grandchild, or corresponding in-law or “step” relation.</w:t>
      </w:r>
      <w:r w:rsidRPr="006F1DA4">
        <w:rPr>
          <w:sz w:val="24"/>
          <w:szCs w:val="24"/>
        </w:rPr>
        <w:t xml:space="preserve"> </w:t>
      </w:r>
      <w:r w:rsidR="004B39C8" w:rsidRPr="006F1DA4">
        <w:rPr>
          <w:sz w:val="24"/>
          <w:szCs w:val="24"/>
        </w:rPr>
        <w:t xml:space="preserve"> </w:t>
      </w:r>
    </w:p>
    <w:p w:rsidR="005B590B" w:rsidRPr="006F1DA4" w:rsidRDefault="005B590B" w:rsidP="00ED36A7">
      <w:pPr>
        <w:pStyle w:val="ListBullet2"/>
        <w:rPr>
          <w:sz w:val="24"/>
          <w:szCs w:val="24"/>
        </w:rPr>
      </w:pPr>
    </w:p>
    <w:p w:rsidR="004B39C8" w:rsidRPr="006F1DA4" w:rsidRDefault="004B39C8" w:rsidP="00ED36A7">
      <w:pPr>
        <w:pStyle w:val="ListBullet2"/>
        <w:rPr>
          <w:b/>
          <w:sz w:val="24"/>
          <w:szCs w:val="24"/>
        </w:rPr>
      </w:pPr>
      <w:r w:rsidRPr="006F1DA4">
        <w:rPr>
          <w:sz w:val="24"/>
          <w:szCs w:val="24"/>
        </w:rPr>
        <w:t>If you marry or enter into a relationship with another employee while employed, the exclusion noted above will normally not apply</w:t>
      </w:r>
      <w:r w:rsidR="000F0C62">
        <w:rPr>
          <w:sz w:val="24"/>
          <w:szCs w:val="24"/>
        </w:rPr>
        <w:t xml:space="preserve">, </w:t>
      </w:r>
      <w:r w:rsidRPr="006F1DA4">
        <w:rPr>
          <w:sz w:val="24"/>
          <w:szCs w:val="24"/>
        </w:rPr>
        <w:t xml:space="preserve">RTEC Transportation will </w:t>
      </w:r>
      <w:r w:rsidR="000F0C62">
        <w:rPr>
          <w:sz w:val="24"/>
          <w:szCs w:val="24"/>
        </w:rPr>
        <w:t xml:space="preserve">attempt to </w:t>
      </w:r>
      <w:r w:rsidRPr="006F1DA4">
        <w:rPr>
          <w:sz w:val="24"/>
          <w:szCs w:val="24"/>
        </w:rPr>
        <w:t>reassign</w:t>
      </w:r>
      <w:r w:rsidR="000F0C62">
        <w:rPr>
          <w:sz w:val="24"/>
          <w:szCs w:val="24"/>
        </w:rPr>
        <w:t xml:space="preserve"> one of you</w:t>
      </w:r>
      <w:r w:rsidRPr="006F1DA4">
        <w:rPr>
          <w:sz w:val="24"/>
          <w:szCs w:val="24"/>
        </w:rPr>
        <w:t xml:space="preserve"> </w:t>
      </w:r>
      <w:r w:rsidR="00F86F51">
        <w:rPr>
          <w:sz w:val="24"/>
          <w:szCs w:val="24"/>
        </w:rPr>
        <w:t xml:space="preserve">to a different department </w:t>
      </w:r>
      <w:r w:rsidRPr="006F1DA4">
        <w:rPr>
          <w:sz w:val="24"/>
          <w:szCs w:val="24"/>
        </w:rPr>
        <w:t>or employment will end within 90 days if no reassignment</w:t>
      </w:r>
      <w:r w:rsidR="00DA3F59">
        <w:rPr>
          <w:sz w:val="24"/>
          <w:szCs w:val="24"/>
        </w:rPr>
        <w:t xml:space="preserve"> </w:t>
      </w:r>
      <w:r w:rsidRPr="006F1DA4">
        <w:rPr>
          <w:sz w:val="24"/>
          <w:szCs w:val="24"/>
        </w:rPr>
        <w:t>is available</w:t>
      </w:r>
      <w:r w:rsidR="00DA3F59">
        <w:rPr>
          <w:sz w:val="24"/>
          <w:szCs w:val="24"/>
        </w:rPr>
        <w:t>.</w:t>
      </w:r>
    </w:p>
    <w:p w:rsidR="004B39C8" w:rsidRPr="006F1DA4" w:rsidRDefault="004B39C8" w:rsidP="00ED36A7">
      <w:pPr>
        <w:pStyle w:val="ListBullet2"/>
        <w:rPr>
          <w:sz w:val="24"/>
          <w:szCs w:val="24"/>
        </w:rPr>
      </w:pPr>
    </w:p>
    <w:p w:rsidR="004B39C8" w:rsidRPr="006F1DA4" w:rsidRDefault="004B39C8" w:rsidP="00ED36A7">
      <w:pPr>
        <w:pStyle w:val="ListBullet2"/>
        <w:rPr>
          <w:sz w:val="24"/>
          <w:szCs w:val="24"/>
        </w:rPr>
      </w:pPr>
      <w:r w:rsidRPr="006F1DA4">
        <w:rPr>
          <w:sz w:val="24"/>
          <w:szCs w:val="24"/>
        </w:rPr>
        <w:t xml:space="preserve">This policy applies to all categories of employment at RTEC Transportation. </w:t>
      </w:r>
    </w:p>
    <w:p w:rsidR="006F1DA4" w:rsidRPr="006F1DA4" w:rsidRDefault="006F1DA4" w:rsidP="00ED36A7">
      <w:pPr>
        <w:pStyle w:val="ListBullet2"/>
        <w:rPr>
          <w:b/>
          <w:sz w:val="24"/>
          <w:szCs w:val="24"/>
        </w:rPr>
      </w:pPr>
    </w:p>
    <w:p w:rsidR="003D735F" w:rsidRPr="004B39C8" w:rsidRDefault="003D735F" w:rsidP="00ED36A7">
      <w:pPr>
        <w:pStyle w:val="ListBullet2"/>
      </w:pPr>
    </w:p>
    <w:p w:rsidR="006F1DA4" w:rsidRDefault="006F1DA4" w:rsidP="006F1DA4">
      <w:pPr>
        <w:pStyle w:val="Heading1"/>
      </w:pPr>
      <w:bookmarkStart w:id="493" w:name="_Toc77861084"/>
      <w:r w:rsidRPr="006B01A1">
        <w:t>VIDEO SURVEILLAN</w:t>
      </w:r>
      <w:r>
        <w:t>CE &amp; AUDIO POLICY/VIDEO AUDIO</w:t>
      </w:r>
      <w:r w:rsidRPr="006B01A1">
        <w:t xml:space="preserve"> MAINTENANCE POLICY</w:t>
      </w:r>
      <w:bookmarkEnd w:id="493"/>
    </w:p>
    <w:p w:rsidR="006F1DA4" w:rsidRPr="006F1DA4" w:rsidRDefault="006F1DA4" w:rsidP="006F1DA4">
      <w:pPr>
        <w:pStyle w:val="NoSpacing"/>
        <w:rPr>
          <w:rFonts w:cs="Times New Roman"/>
          <w:sz w:val="24"/>
          <w:szCs w:val="24"/>
        </w:rPr>
      </w:pPr>
      <w:r w:rsidRPr="006F1DA4">
        <w:rPr>
          <w:rFonts w:cs="Times New Roman"/>
          <w:sz w:val="24"/>
          <w:szCs w:val="24"/>
        </w:rPr>
        <w:t>Rural Transit Enterprises Coordinated, Inc. (RTEC) places the highest priority on passenger and public safety.  Placing video cameras &amp; audio equipment on RTEC vehicles and property is one way to ensure passenger safety, proper driver management and general security.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 xml:space="preserve"> Posting Guidelines: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ind w:left="720"/>
        <w:rPr>
          <w:rFonts w:cs="Times New Roman"/>
          <w:sz w:val="24"/>
          <w:szCs w:val="24"/>
        </w:rPr>
      </w:pPr>
      <w:r w:rsidRPr="006F1DA4">
        <w:rPr>
          <w:rFonts w:cs="Times New Roman"/>
          <w:sz w:val="24"/>
          <w:szCs w:val="24"/>
        </w:rPr>
        <w:t>RTEC shall post notices on each vehicle (and on its properties) where equipment is located.  The notice shall be in substantially the following form:</w:t>
      </w:r>
    </w:p>
    <w:p w:rsidR="006F1DA4" w:rsidRPr="006F1DA4" w:rsidRDefault="006F1DA4" w:rsidP="006F1DA4">
      <w:pPr>
        <w:pStyle w:val="NoSpacing"/>
        <w:ind w:left="720"/>
        <w:rPr>
          <w:rFonts w:cs="Times New Roman"/>
          <w:sz w:val="24"/>
          <w:szCs w:val="24"/>
        </w:rPr>
      </w:pPr>
    </w:p>
    <w:p w:rsidR="006F1DA4" w:rsidRDefault="006F1DA4" w:rsidP="006F1DA4">
      <w:pPr>
        <w:pStyle w:val="NoSpacing"/>
        <w:ind w:left="720"/>
        <w:jc w:val="both"/>
        <w:rPr>
          <w:rFonts w:cs="Times New Roman"/>
          <w:sz w:val="24"/>
          <w:szCs w:val="24"/>
        </w:rPr>
      </w:pPr>
      <w:r w:rsidRPr="006F1DA4">
        <w:rPr>
          <w:rFonts w:cs="Times New Roman"/>
          <w:sz w:val="24"/>
          <w:szCs w:val="24"/>
        </w:rPr>
        <w:t xml:space="preserve">THIS VEHICLE OR PROPERTY HAS AUDIO AND VIDEO RECORDING EQUIPMENT.  BY ENTERING THE VEHICLE (PROPERTY) AND RIDING WITH RTEC, YOU ACKNOWLEDGE THAT YOUR IMAGE AND/OR VOICE MAY BE RECORDING BY THE EQUIPMENT AND THAT YOU HAVE NO REASONABLE EXPECTATION OF PRIVACY IN YOUR IMAGE AND/OR VOICE.  RTEC USES THIS EQUIPMENT FOR A VARIETY OF REASONS.  YOUR IMAGE AND/OR VOICE MAY BE USED FOR ANY SUCH PURPOSE – INCLUDING FULFILLING REQUESTS FOR VIDEO/AUDION TAPES FOR RIGHT TO KNOW AND PUBLIC SAFETY PURPOSES.  RTEC’S AUDIO/VIDEO MAINTENANCE POLICY IS ON FILE AT RTEC’S ADMINISTRATIVE OFFICE AT 100 EAST MAIN STREET, MT. VERNON, KY 40456 AND ON OUR WEBSITE AT </w:t>
      </w:r>
      <w:hyperlink r:id="rId12" w:history="1">
        <w:r w:rsidRPr="006F1DA4">
          <w:rPr>
            <w:rStyle w:val="Hyperlink"/>
            <w:rFonts w:cs="Times New Roman"/>
            <w:sz w:val="24"/>
            <w:szCs w:val="24"/>
          </w:rPr>
          <w:t>WWW.RIDERTEC.ORG</w:t>
        </w:r>
      </w:hyperlink>
      <w:r w:rsidRPr="006F1DA4">
        <w:rPr>
          <w:rFonts w:cs="Times New Roman"/>
          <w:sz w:val="24"/>
          <w:szCs w:val="24"/>
        </w:rPr>
        <w:t>.</w:t>
      </w:r>
    </w:p>
    <w:p w:rsidR="00EC2702" w:rsidRPr="006F1DA4" w:rsidRDefault="00EC2702" w:rsidP="006F1DA4">
      <w:pPr>
        <w:pStyle w:val="NoSpacing"/>
        <w:ind w:left="720"/>
        <w:jc w:val="both"/>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lastRenderedPageBreak/>
        <w:t>Ownership of Recordings:</w:t>
      </w:r>
    </w:p>
    <w:p w:rsidR="006F1DA4" w:rsidRPr="006F1DA4" w:rsidRDefault="006F1DA4" w:rsidP="006F1DA4">
      <w:pPr>
        <w:pStyle w:val="NoSpacing"/>
        <w:ind w:left="360"/>
        <w:rPr>
          <w:rFonts w:cs="Times New Roman"/>
          <w:sz w:val="24"/>
          <w:szCs w:val="24"/>
        </w:rPr>
      </w:pP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The ownership of any video/audio recordings from RTEC vehicles (or property) rests exclusively with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In the case of accident investigations, criminal investigations and/or for other purposes, RTEC may provide recordings to its solicitor, insurance adjuster and other persons who may require the use of such recordings to defend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Recordings may be subject to production/disclosure by RTEC pursuant to order of court, subpoena, or other legal process.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Viewing and Monitoring Policy: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view cameras and/or listen to audio for any reason, including performance reviews of drivers or other employees, accident investigation, investigation of passenger and/or driver complaints, camera maintenance and/or testing, criminal investigations purposes, or other reason determined by RTEC.</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The Executive Director shall designate the Safety &amp; Security Officer, Operations Manager, Human Resource Manager, and the IT technician as well as others to the individual’s privy to the review of recordings.</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use equipment as a method of cooperating with law enforcement personnel to investigate accidents, crimes or other activities upon request of such a law enforcement officer.  The decision to allow law enforcement officers to review recordings shall rest with the RTEC Executive Director.  RTEC shall also produce recordings pursuant to lawful order of Court or unobjected to subpoena.</w:t>
      </w:r>
    </w:p>
    <w:p w:rsidR="006F1DA4" w:rsidRPr="006F1DA4" w:rsidRDefault="006F1DA4" w:rsidP="006F1DA4">
      <w:pPr>
        <w:pStyle w:val="NoSpacing"/>
        <w:ind w:left="144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Video/Audio Recordings Retention: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 xml:space="preserve">In the event of accident-investigation retention, such recordings shall be retained for a period of </w:t>
      </w:r>
      <w:r w:rsidRPr="006F1DA4">
        <w:rPr>
          <w:rFonts w:cs="Times New Roman"/>
          <w:sz w:val="24"/>
          <w:szCs w:val="24"/>
          <w:u w:val="single"/>
        </w:rPr>
        <w:t>three years</w:t>
      </w:r>
      <w:r w:rsidRPr="006F1DA4">
        <w:rPr>
          <w:rFonts w:cs="Times New Roman"/>
          <w:sz w:val="24"/>
          <w:szCs w:val="24"/>
        </w:rPr>
        <w:t xml:space="preserve"> after the event, or until such time as litigation has come to final resolution.</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In the event that a recording is retained for any other purposes, RTEC shall refer to its record retention policy.</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Recordings shall be retained in a manner that protects any digital and/or taped video/audio format, based upon available technology at RTEC.</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 xml:space="preserve">RTEC manages a variety of equipment.  Each camera system retains recordings pursuant to that system.  For this reason, RTEC does not guarantee for any certain </w:t>
      </w:r>
      <w:r w:rsidRPr="006F1DA4">
        <w:rPr>
          <w:rFonts w:cs="Times New Roman"/>
          <w:sz w:val="24"/>
          <w:szCs w:val="24"/>
        </w:rPr>
        <w:lastRenderedPageBreak/>
        <w:t>period of time recordings will be retained under circumstances where RTEC is not on notice of any accident or other investigation.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Maintenance:</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check the operation of its equipment on vehicles once every 3 months.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Operators or maintenance personnel shall report malfunctioning equipment to the Operations Manager upon discovery of such malfunction.</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not make it a practice of checking equipment on daily pre-trip and/or post-trip inspections.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 xml:space="preserve">RTEC shall use its best efforts to ensure that its equipment is operational on a daily basis.  However, due to the mechanical nature of the equipment, RTEC cannot guarantee the operation of equipment at any given time. </w:t>
      </w:r>
    </w:p>
    <w:p w:rsidR="00B85454" w:rsidRPr="006F1DA4" w:rsidRDefault="00B85454" w:rsidP="00ED36A7">
      <w:pPr>
        <w:pStyle w:val="ListBullet2"/>
        <w:rPr>
          <w:sz w:val="24"/>
          <w:szCs w:val="24"/>
        </w:rPr>
      </w:pPr>
    </w:p>
    <w:p w:rsidR="00A26FD8" w:rsidRPr="00763078" w:rsidRDefault="00A26FD8" w:rsidP="00872333">
      <w:pPr>
        <w:pStyle w:val="Heading1"/>
        <w:rPr>
          <w:sz w:val="24"/>
          <w:szCs w:val="24"/>
        </w:rPr>
      </w:pPr>
      <w:bookmarkStart w:id="494" w:name="_Toc77861085"/>
      <w:r w:rsidRPr="00763078">
        <w:rPr>
          <w:rStyle w:val="Heading1Char"/>
          <w:caps/>
          <w:sz w:val="24"/>
          <w:szCs w:val="24"/>
          <w:shd w:val="clear" w:color="auto" w:fill="auto"/>
        </w:rPr>
        <w:t>EQUAL OPPORTUNITY/AFFIRMATIVE ACTION POLICY STATEMENT</w:t>
      </w:r>
      <w:bookmarkEnd w:id="494"/>
    </w:p>
    <w:p w:rsidR="000607A5" w:rsidRPr="000607A5" w:rsidRDefault="000607A5" w:rsidP="000607A5">
      <w:pPr>
        <w:jc w:val="both"/>
        <w:rPr>
          <w:sz w:val="24"/>
          <w:szCs w:val="24"/>
        </w:rPr>
      </w:pPr>
      <w:r w:rsidRPr="000607A5">
        <w:rPr>
          <w:sz w:val="24"/>
          <w:szCs w:val="24"/>
        </w:rPr>
        <w:t>Rural Transit Enterprises Coordinated, Inc. has a strong commitment to the community we serve and our employees.  As an equal opportunity employer, we strive to have a workforce that reflects the community we serve.  No person is unlawfully excluded from employment opportunities based on race, color, religion, national origin, sex (including gender identity, sexual orientation, and pregnancy), age, genetic information, disability, veteran status, or other protected class.</w:t>
      </w:r>
    </w:p>
    <w:p w:rsidR="000607A5" w:rsidRPr="000607A5" w:rsidRDefault="000607A5" w:rsidP="000607A5">
      <w:pPr>
        <w:jc w:val="both"/>
        <w:rPr>
          <w:sz w:val="24"/>
          <w:szCs w:val="24"/>
        </w:rPr>
      </w:pPr>
      <w:r w:rsidRPr="000607A5">
        <w:rPr>
          <w:sz w:val="24"/>
          <w:szCs w:val="24"/>
        </w:rPr>
        <w:t>RTEC's Equal Employment Opportunity (EEO) policy applies to all employment actions, including but not limited to, recruitment, hiring, selection for training, promotion, transfer, demotion, layoff, termination, rates of pay or other forms of compensation.</w:t>
      </w:r>
    </w:p>
    <w:p w:rsidR="000607A5" w:rsidRPr="000607A5" w:rsidRDefault="000607A5" w:rsidP="000607A5">
      <w:pPr>
        <w:jc w:val="both"/>
        <w:rPr>
          <w:sz w:val="24"/>
          <w:szCs w:val="24"/>
        </w:rPr>
      </w:pPr>
      <w:r w:rsidRPr="000607A5">
        <w:rPr>
          <w:sz w:val="24"/>
          <w:szCs w:val="24"/>
        </w:rPr>
        <w:t>All applicants and employees have the right to file complaints alleging discrimination.  Retaliation against an individual who files a charge or complaint of discrimination, participates in an employment discrimination proceeding (such as an investigation or lawsuit), or otherwise engages in protected activity is strictly prohibited and will not be tolerated.</w:t>
      </w:r>
    </w:p>
    <w:p w:rsidR="000607A5" w:rsidRPr="000607A5" w:rsidRDefault="000607A5" w:rsidP="000607A5">
      <w:pPr>
        <w:jc w:val="both"/>
        <w:rPr>
          <w:sz w:val="24"/>
          <w:szCs w:val="24"/>
        </w:rPr>
      </w:pPr>
      <w:r w:rsidRPr="000607A5">
        <w:rPr>
          <w:sz w:val="24"/>
          <w:szCs w:val="24"/>
        </w:rPr>
        <w:t>RTEC is committed to proving reasonable accommodations to applicants and employees who need them because of a disability or to practice or observe their religion, absent undue hardship.</w:t>
      </w:r>
    </w:p>
    <w:p w:rsidR="000607A5" w:rsidRPr="000607A5" w:rsidRDefault="000607A5" w:rsidP="000607A5">
      <w:pPr>
        <w:jc w:val="both"/>
        <w:rPr>
          <w:sz w:val="24"/>
          <w:szCs w:val="24"/>
        </w:rPr>
      </w:pPr>
      <w:r w:rsidRPr="000607A5">
        <w:rPr>
          <w:sz w:val="24"/>
          <w:szCs w:val="24"/>
        </w:rPr>
        <w:lastRenderedPageBreak/>
        <w:t>As RTEC's Executive Director, I maintain overall responsibility and accountability for RTEC's compliance with its EEO Policy and Program.  To ensure day-to-day management, including program preparation, monitoring, and complaint investigation, I have appointed Sheila Stallsworth, EEO Manager, 1-800-321-7832, as RTEC's EEO Officer.  Sheila Stallsworth will report directly to me and acts with my authority with all levels of management and employees.</w:t>
      </w:r>
    </w:p>
    <w:p w:rsidR="000607A5" w:rsidRPr="000607A5" w:rsidRDefault="000607A5" w:rsidP="000607A5">
      <w:pPr>
        <w:jc w:val="both"/>
        <w:rPr>
          <w:sz w:val="24"/>
          <w:szCs w:val="24"/>
        </w:rPr>
      </w:pPr>
      <w:r w:rsidRPr="000607A5">
        <w:rPr>
          <w:sz w:val="24"/>
          <w:szCs w:val="24"/>
        </w:rPr>
        <w:t>All RTEC's executives, management, and supervisory personnel, however, share in the responsibility for implementing and monitoring RTEC's EEO Policy and Program within their respective areas and will be assigned specific tasks to ensure compliance is achieved.  RTEC will evaluate its managers' and supervisors' performance on their successful implementation of RTEC's policies and procedures, in the same way RTEC assesses their performance regarding other agency's goals.</w:t>
      </w:r>
    </w:p>
    <w:p w:rsidR="000607A5" w:rsidRPr="000607A5" w:rsidRDefault="000607A5" w:rsidP="000607A5">
      <w:pPr>
        <w:jc w:val="both"/>
        <w:rPr>
          <w:sz w:val="24"/>
          <w:szCs w:val="24"/>
        </w:rPr>
      </w:pPr>
      <w:r w:rsidRPr="000607A5">
        <w:rPr>
          <w:sz w:val="24"/>
          <w:szCs w:val="24"/>
        </w:rPr>
        <w:t>RTEC is committed to undertaking and developing a written nondiscrimination program that sets forth the policies, practices and procedures, with goals and timetables, to which the agency is committed and make the EEO program available for inspection by an employee or applicant for employment upon request.</w:t>
      </w:r>
    </w:p>
    <w:p w:rsidR="000607A5" w:rsidRDefault="000607A5" w:rsidP="000607A5">
      <w:pPr>
        <w:jc w:val="both"/>
        <w:rPr>
          <w:sz w:val="24"/>
          <w:szCs w:val="24"/>
        </w:rPr>
      </w:pPr>
      <w:r w:rsidRPr="000607A5">
        <w:rPr>
          <w:sz w:val="24"/>
          <w:szCs w:val="24"/>
        </w:rPr>
        <w:t>I am personally committed to a workplace that acts upon its daily responsibility to treat all applicants and employees with dignity and respect, as well as equitably under the guidelines of our EEO Policy and Program.</w:t>
      </w:r>
    </w:p>
    <w:p w:rsidR="00463599" w:rsidRDefault="00463599" w:rsidP="000607A5">
      <w:pPr>
        <w:jc w:val="both"/>
        <w:rPr>
          <w:sz w:val="24"/>
          <w:szCs w:val="24"/>
        </w:rPr>
      </w:pPr>
    </w:p>
    <w:p w:rsidR="00463599" w:rsidRDefault="00463599" w:rsidP="00463599">
      <w:pPr>
        <w:jc w:val="both"/>
        <w:rPr>
          <w:szCs w:val="22"/>
          <w:u w:val="single"/>
        </w:rPr>
      </w:pPr>
      <w:r w:rsidRPr="00463599">
        <w:rPr>
          <w:szCs w:val="22"/>
          <w:u w:val="single"/>
        </w:rPr>
        <w:t>Original Signature on File</w:t>
      </w:r>
      <w:r>
        <w:rPr>
          <w:szCs w:val="22"/>
          <w:u w:val="single"/>
        </w:rPr>
        <w:tab/>
      </w:r>
      <w:r>
        <w:rPr>
          <w:szCs w:val="22"/>
          <w:u w:val="single"/>
        </w:rPr>
        <w:tab/>
      </w:r>
      <w:r>
        <w:rPr>
          <w:szCs w:val="22"/>
          <w:u w:val="single"/>
        </w:rPr>
        <w:tab/>
        <w:t xml:space="preserve">         </w:t>
      </w:r>
      <w:r>
        <w:rPr>
          <w:szCs w:val="22"/>
          <w:u w:val="single"/>
        </w:rPr>
        <w:tab/>
      </w:r>
      <w:r w:rsidR="001F3326">
        <w:rPr>
          <w:szCs w:val="22"/>
          <w:u w:val="single"/>
        </w:rPr>
        <w:t>07</w:t>
      </w:r>
      <w:r>
        <w:rPr>
          <w:szCs w:val="22"/>
          <w:u w:val="single"/>
        </w:rPr>
        <w:t>/</w:t>
      </w:r>
      <w:r w:rsidR="001F3326">
        <w:rPr>
          <w:szCs w:val="22"/>
          <w:u w:val="single"/>
        </w:rPr>
        <w:t>21</w:t>
      </w:r>
      <w:r>
        <w:rPr>
          <w:szCs w:val="22"/>
          <w:u w:val="single"/>
        </w:rPr>
        <w:t>/</w:t>
      </w:r>
      <w:r w:rsidR="001F3326">
        <w:rPr>
          <w:szCs w:val="22"/>
          <w:u w:val="single"/>
        </w:rPr>
        <w:t>2021</w:t>
      </w:r>
    </w:p>
    <w:p w:rsidR="00463599" w:rsidRDefault="00463599" w:rsidP="00463599">
      <w:pPr>
        <w:jc w:val="both"/>
        <w:rPr>
          <w:szCs w:val="22"/>
        </w:rPr>
      </w:pPr>
      <w:r>
        <w:rPr>
          <w:szCs w:val="22"/>
        </w:rPr>
        <w:t xml:space="preserve"> Shirley L. Cummins, Executive Director                                     Date</w:t>
      </w: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8F19F8" w:rsidRPr="00763078" w:rsidRDefault="00A26FD8" w:rsidP="000607A5">
      <w:pPr>
        <w:jc w:val="both"/>
        <w:rPr>
          <w:rFonts w:cstheme="minorHAnsi"/>
          <w:b/>
          <w:sz w:val="24"/>
          <w:szCs w:val="24"/>
        </w:rPr>
      </w:pPr>
      <w:r w:rsidRPr="00763078">
        <w:rPr>
          <w:rFonts w:cstheme="minorHAnsi"/>
          <w:b/>
          <w:sz w:val="24"/>
          <w:szCs w:val="24"/>
        </w:rPr>
        <w:lastRenderedPageBreak/>
        <w:t>EMPLOYEE NOTES:</w:t>
      </w:r>
    </w:p>
    <w:p w:rsidR="008F19F8" w:rsidRPr="00763078" w:rsidRDefault="008F19F8" w:rsidP="00A26FD8">
      <w:pPr>
        <w:spacing w:line="254" w:lineRule="auto"/>
        <w:rPr>
          <w:rFonts w:cstheme="minorHAnsi"/>
          <w:b/>
          <w:sz w:val="24"/>
          <w:szCs w:val="24"/>
        </w:rPr>
      </w:pPr>
    </w:p>
    <w:p w:rsidR="00F40006" w:rsidRPr="00763078" w:rsidRDefault="00EF1CDF" w:rsidP="00A26FD8">
      <w:pPr>
        <w:spacing w:line="254" w:lineRule="auto"/>
        <w:jc w:val="both"/>
        <w:rPr>
          <w:rFonts w:cstheme="minorHAnsi"/>
          <w:sz w:val="24"/>
          <w:szCs w:val="24"/>
        </w:rPr>
      </w:pPr>
      <w:ins w:id="495" w:author="Sheila Stallworth" w:date="2021-10-01T15:12:00Z">
        <w:r>
          <w:rPr>
            <w:rFonts w:cstheme="minorHAnsi"/>
            <w:sz w:val="24"/>
            <w:szCs w:val="24"/>
          </w:rPr>
          <w:t>Attendanc</w:t>
        </w:r>
        <w:bookmarkStart w:id="496" w:name="_GoBack"/>
        <w:bookmarkEnd w:id="496"/>
        <w:r>
          <w:rPr>
            <w:rFonts w:cstheme="minorHAnsi"/>
            <w:sz w:val="24"/>
            <w:szCs w:val="24"/>
          </w:rPr>
          <w:t>e policy revised 10/1/2021</w:t>
        </w:r>
      </w:ins>
      <w:r w:rsidR="00ED4679" w:rsidRPr="00763078">
        <w:rPr>
          <w:rFonts w:cstheme="minorHAnsi"/>
          <w:sz w:val="24"/>
          <w:szCs w:val="24"/>
        </w:rPr>
        <w:br w:type="page"/>
      </w:r>
    </w:p>
    <w:p w:rsidR="00F40006" w:rsidRPr="00097165" w:rsidRDefault="00F40006">
      <w:pPr>
        <w:pStyle w:val="Heading1"/>
        <w:rPr>
          <w:rFonts w:cstheme="minorHAnsi"/>
        </w:rPr>
      </w:pPr>
      <w:bookmarkStart w:id="497" w:name="_Toc52613433"/>
      <w:bookmarkStart w:id="498" w:name="_Toc77861086"/>
      <w:r w:rsidRPr="00097165">
        <w:rPr>
          <w:rFonts w:cstheme="minorHAnsi"/>
        </w:rPr>
        <w:lastRenderedPageBreak/>
        <w:t>CERTIFICATE OF RECEIPT</w:t>
      </w:r>
      <w:bookmarkEnd w:id="497"/>
      <w:bookmarkEnd w:id="498"/>
    </w:p>
    <w:p w:rsidR="00F40006" w:rsidRPr="005835A3" w:rsidRDefault="00F40006">
      <w:pPr>
        <w:rPr>
          <w:rFonts w:cstheme="minorHAnsi"/>
          <w:sz w:val="24"/>
          <w:szCs w:val="24"/>
        </w:rPr>
      </w:pPr>
    </w:p>
    <w:p w:rsidR="00F40006" w:rsidRPr="005835A3" w:rsidRDefault="005835A3">
      <w:pPr>
        <w:rPr>
          <w:rFonts w:cstheme="minorHAnsi"/>
          <w:sz w:val="24"/>
          <w:szCs w:val="24"/>
        </w:rPr>
      </w:pPr>
      <w:r w:rsidRPr="005835A3">
        <w:rPr>
          <w:rFonts w:cstheme="minorHAnsi"/>
          <w:sz w:val="24"/>
          <w:szCs w:val="24"/>
        </w:rPr>
        <w:t xml:space="preserve">I, </w:t>
      </w:r>
      <w:r w:rsidRPr="005835A3">
        <w:rPr>
          <w:rFonts w:cstheme="minorHAnsi"/>
          <w:sz w:val="24"/>
          <w:szCs w:val="24"/>
          <w:u w:val="single"/>
        </w:rPr>
        <w:t xml:space="preserve"> </w:t>
      </w:r>
      <w:r w:rsidR="00F40006" w:rsidRPr="005835A3">
        <w:rPr>
          <w:rFonts w:cstheme="minorHAnsi"/>
          <w:sz w:val="24"/>
          <w:szCs w:val="24"/>
          <w:u w:val="single"/>
        </w:rPr>
        <w:t xml:space="preserve">                                                                                    </w:t>
      </w:r>
      <w:r w:rsidR="00F40006" w:rsidRPr="005835A3">
        <w:rPr>
          <w:rFonts w:cstheme="minorHAnsi"/>
          <w:sz w:val="24"/>
          <w:szCs w:val="24"/>
        </w:rPr>
        <w:t xml:space="preserve"> (employee), acknowledge receipt of the Personnel Policies and Procedures Manual and that I am responsible for knowing its contents and keeping it updated.  I also understand that this Manual is Company property that must be returned to the Executive Director when I leave this organization.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 xml:space="preserve">I further understand that this Manual does not create a contract </w:t>
      </w:r>
      <w:r w:rsidR="0061411F" w:rsidRPr="005835A3">
        <w:rPr>
          <w:rFonts w:cstheme="minorHAnsi"/>
          <w:sz w:val="24"/>
          <w:szCs w:val="24"/>
        </w:rPr>
        <w:t xml:space="preserve">or alter the “At Will Statement” of </w:t>
      </w:r>
      <w:r w:rsidRPr="005835A3">
        <w:rPr>
          <w:rFonts w:cstheme="minorHAnsi"/>
          <w:sz w:val="24"/>
          <w:szCs w:val="24"/>
        </w:rPr>
        <w:t xml:space="preserve">the Company for any purpose and that the provisions of this Manual may be modified or eliminated at any time.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Issued To:</w:t>
      </w:r>
      <w:r w:rsidRPr="005835A3">
        <w:rPr>
          <w:rFonts w:cstheme="minorHAnsi"/>
          <w:sz w:val="24"/>
          <w:szCs w:val="24"/>
        </w:rPr>
        <w:tab/>
        <w:t>____________________________________________</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Signed:</w:t>
      </w:r>
      <w:r w:rsidRPr="005835A3">
        <w:rPr>
          <w:rFonts w:cstheme="minorHAnsi"/>
          <w:sz w:val="24"/>
          <w:szCs w:val="24"/>
        </w:rPr>
        <w:tab/>
      </w:r>
      <w:r w:rsidR="00AA5E08" w:rsidRPr="005835A3">
        <w:rPr>
          <w:rFonts w:cstheme="minorHAnsi"/>
          <w:sz w:val="24"/>
          <w:szCs w:val="24"/>
        </w:rPr>
        <w:tab/>
      </w:r>
      <w:r w:rsidRPr="005835A3">
        <w:rPr>
          <w:rFonts w:cstheme="minorHAnsi"/>
          <w:sz w:val="24"/>
          <w:szCs w:val="24"/>
        </w:rPr>
        <w:t>____________________________________________</w:t>
      </w:r>
      <w:r w:rsidRPr="005835A3">
        <w:rPr>
          <w:rFonts w:cstheme="minorHAnsi"/>
          <w:sz w:val="24"/>
          <w:szCs w:val="24"/>
          <w:u w:val="single"/>
        </w:rPr>
        <w:t xml:space="preserve">                                                                                    </w:t>
      </w:r>
    </w:p>
    <w:p w:rsidR="00F40006" w:rsidRPr="005835A3" w:rsidRDefault="00F40006">
      <w:pPr>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 xml:space="preserve">Date Received: </w:t>
      </w:r>
      <w:r w:rsidR="00AA5E08" w:rsidRPr="005835A3">
        <w:rPr>
          <w:rFonts w:cstheme="minorHAnsi"/>
          <w:sz w:val="24"/>
          <w:szCs w:val="24"/>
        </w:rPr>
        <w:tab/>
      </w:r>
      <w:r w:rsidRPr="005835A3">
        <w:rPr>
          <w:rFonts w:cstheme="minorHAnsi"/>
          <w:sz w:val="24"/>
          <w:szCs w:val="24"/>
        </w:rPr>
        <w:t>___________________________</w:t>
      </w:r>
      <w:r w:rsidR="00AA5E08" w:rsidRPr="005835A3">
        <w:rPr>
          <w:rFonts w:cstheme="minorHAnsi"/>
          <w:sz w:val="24"/>
          <w:szCs w:val="24"/>
        </w:rPr>
        <w:t>__</w:t>
      </w:r>
      <w:r w:rsidRPr="005835A3">
        <w:rPr>
          <w:rFonts w:cstheme="minorHAnsi"/>
          <w:sz w:val="24"/>
          <w:szCs w:val="24"/>
        </w:rPr>
        <w:t>_______________</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Note:</w:t>
      </w:r>
      <w:r w:rsidRPr="005835A3">
        <w:rPr>
          <w:rFonts w:cstheme="minorHAnsi"/>
          <w:sz w:val="24"/>
          <w:szCs w:val="24"/>
        </w:rPr>
        <w:tab/>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reserves the right to amend or terminate this policy at its discretion.</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This receipt will remain on file at the office of the Rural Transit Enterprises Coordinated, Inc. (</w:t>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w:t>
      </w:r>
    </w:p>
    <w:sectPr w:rsidR="00F40006" w:rsidRPr="005835A3" w:rsidSect="000D62E1">
      <w:endnotePr>
        <w:numFmt w:val="decimal"/>
      </w:endnotePr>
      <w:type w:val="continuous"/>
      <w:pgSz w:w="12240" w:h="15840" w:code="1"/>
      <w:pgMar w:top="1440" w:right="1440" w:bottom="1440" w:left="1440" w:header="720" w:footer="95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DAA" w:rsidRDefault="00714DAA">
      <w:r>
        <w:separator/>
      </w:r>
    </w:p>
  </w:endnote>
  <w:endnote w:type="continuationSeparator" w:id="0">
    <w:p w:rsidR="00714DAA" w:rsidRDefault="00714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EEE" w:rsidRPr="00E14514" w:rsidRDefault="00FF4EEE">
    <w:pPr>
      <w:tabs>
        <w:tab w:val="center" w:pos="4550"/>
        <w:tab w:val="left" w:pos="5818"/>
      </w:tabs>
      <w:ind w:right="260"/>
      <w:jc w:val="right"/>
      <w:rPr>
        <w:color w:val="0F243E" w:themeColor="text2" w:themeShade="80"/>
      </w:rPr>
    </w:pPr>
    <w:r w:rsidRPr="00E14514">
      <w:rPr>
        <w:color w:val="548DD4" w:themeColor="text2" w:themeTint="99"/>
        <w:spacing w:val="60"/>
      </w:rPr>
      <w:t>Page</w:t>
    </w:r>
    <w:r w:rsidRPr="00E14514">
      <w:rPr>
        <w:color w:val="548DD4" w:themeColor="text2" w:themeTint="99"/>
      </w:rPr>
      <w:t xml:space="preserve"> </w:t>
    </w:r>
    <w:r w:rsidRPr="00E14514">
      <w:rPr>
        <w:color w:val="17365D" w:themeColor="text2" w:themeShade="BF"/>
      </w:rPr>
      <w:fldChar w:fldCharType="begin"/>
    </w:r>
    <w:r w:rsidRPr="00E14514">
      <w:rPr>
        <w:color w:val="17365D" w:themeColor="text2" w:themeShade="BF"/>
      </w:rPr>
      <w:instrText xml:space="preserve"> PAGE   \* MERGEFORMAT </w:instrText>
    </w:r>
    <w:r w:rsidRPr="00E14514">
      <w:rPr>
        <w:color w:val="17365D" w:themeColor="text2" w:themeShade="BF"/>
      </w:rPr>
      <w:fldChar w:fldCharType="separate"/>
    </w:r>
    <w:r w:rsidR="00EF1CDF">
      <w:rPr>
        <w:noProof/>
        <w:color w:val="17365D" w:themeColor="text2" w:themeShade="BF"/>
      </w:rPr>
      <w:t>47</w:t>
    </w:r>
    <w:r w:rsidRPr="00E14514">
      <w:rPr>
        <w:color w:val="17365D" w:themeColor="text2" w:themeShade="BF"/>
      </w:rPr>
      <w:fldChar w:fldCharType="end"/>
    </w:r>
    <w:r w:rsidRPr="00E14514">
      <w:rPr>
        <w:color w:val="17365D" w:themeColor="text2" w:themeShade="BF"/>
      </w:rPr>
      <w:t xml:space="preserve"> | </w:t>
    </w:r>
    <w:r w:rsidRPr="00E14514">
      <w:rPr>
        <w:color w:val="17365D" w:themeColor="text2" w:themeShade="BF"/>
      </w:rPr>
      <w:fldChar w:fldCharType="begin"/>
    </w:r>
    <w:r w:rsidRPr="00E14514">
      <w:rPr>
        <w:color w:val="17365D" w:themeColor="text2" w:themeShade="BF"/>
      </w:rPr>
      <w:instrText xml:space="preserve"> NUMPAGES  \* Arabic  \* MERGEFORMAT </w:instrText>
    </w:r>
    <w:r w:rsidRPr="00E14514">
      <w:rPr>
        <w:color w:val="17365D" w:themeColor="text2" w:themeShade="BF"/>
      </w:rPr>
      <w:fldChar w:fldCharType="separate"/>
    </w:r>
    <w:r w:rsidR="00EF1CDF">
      <w:rPr>
        <w:noProof/>
        <w:color w:val="17365D" w:themeColor="text2" w:themeShade="BF"/>
      </w:rPr>
      <w:t>48</w:t>
    </w:r>
    <w:r w:rsidRPr="00E14514">
      <w:rPr>
        <w:color w:val="17365D" w:themeColor="text2" w:themeShade="BF"/>
      </w:rPr>
      <w:fldChar w:fldCharType="end"/>
    </w:r>
  </w:p>
  <w:p w:rsidR="00FF4EEE" w:rsidRDefault="00FF4E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DAA" w:rsidRDefault="00714DAA">
      <w:r>
        <w:separator/>
      </w:r>
    </w:p>
  </w:footnote>
  <w:footnote w:type="continuationSeparator" w:id="0">
    <w:p w:rsidR="00714DAA" w:rsidRDefault="00714D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85" w:type="pct"/>
      <w:jc w:val="center"/>
      <w:shd w:val="clear" w:color="auto" w:fill="DAEEF3" w:themeFill="accent5" w:themeFillTint="33"/>
      <w:tblCellMar>
        <w:top w:w="144" w:type="dxa"/>
        <w:left w:w="115" w:type="dxa"/>
        <w:bottom w:w="144" w:type="dxa"/>
        <w:right w:w="115" w:type="dxa"/>
      </w:tblCellMar>
      <w:tblLook w:val="04A0" w:firstRow="1" w:lastRow="0" w:firstColumn="1" w:lastColumn="0" w:noHBand="0" w:noVBand="1"/>
    </w:tblPr>
    <w:tblGrid>
      <w:gridCol w:w="4955"/>
      <w:gridCol w:w="4939"/>
    </w:tblGrid>
    <w:tr w:rsidR="00FF4EEE" w:rsidTr="00A7032B">
      <w:trPr>
        <w:trHeight w:val="316"/>
        <w:jc w:val="center"/>
      </w:trPr>
      <w:sdt>
        <w:sdtPr>
          <w:rPr>
            <w:rFonts w:cstheme="minorHAnsi"/>
            <w:b/>
            <w:szCs w:val="22"/>
          </w:rPr>
          <w:alias w:val="Title"/>
          <w:tag w:val=""/>
          <w:id w:val="2070844903"/>
          <w:placeholder>
            <w:docPart w:val="41EB124032C84C6CA2B5B23A110C2A71"/>
          </w:placeholder>
          <w:dataBinding w:prefixMappings="xmlns:ns0='http://purl.org/dc/elements/1.1/' xmlns:ns1='http://schemas.openxmlformats.org/package/2006/metadata/core-properties' " w:xpath="/ns1:coreProperties[1]/ns0:title[1]" w:storeItemID="{6C3C8BC8-F283-45AE-878A-BAB7291924A1}"/>
          <w:text/>
        </w:sdtPr>
        <w:sdtEndPr/>
        <w:sdtContent>
          <w:tc>
            <w:tcPr>
              <w:tcW w:w="4954" w:type="dxa"/>
              <w:shd w:val="clear" w:color="auto" w:fill="DAEEF3" w:themeFill="accent5" w:themeFillTint="33"/>
              <w:vAlign w:val="center"/>
            </w:tcPr>
            <w:p w:rsidR="00FF4EEE" w:rsidRPr="00500658" w:rsidRDefault="00FF4EEE" w:rsidP="003A7D4C">
              <w:pPr>
                <w:pStyle w:val="Header"/>
                <w:rPr>
                  <w:caps/>
                  <w:color w:val="FFFFFF" w:themeColor="background1"/>
                  <w:szCs w:val="22"/>
                </w:rPr>
              </w:pPr>
              <w:r w:rsidRPr="00500658">
                <w:rPr>
                  <w:rFonts w:cstheme="minorHAnsi"/>
                  <w:b/>
                  <w:szCs w:val="22"/>
                </w:rPr>
                <w:t>Rural Transit Enterprises Coordinated, Inc. (RTEC)</w:t>
              </w:r>
            </w:p>
          </w:tc>
        </w:sdtContent>
      </w:sdt>
      <w:sdt>
        <w:sdtPr>
          <w:rPr>
            <w:caps/>
            <w:color w:val="002060"/>
            <w:sz w:val="18"/>
            <w:szCs w:val="18"/>
          </w:rPr>
          <w:alias w:val="Date"/>
          <w:tag w:val=""/>
          <w:id w:val="324097675"/>
          <w:placeholder>
            <w:docPart w:val="6C328CDD5E5A44918B3107EADA84049A"/>
          </w:placeholder>
          <w:dataBinding w:prefixMappings="xmlns:ns0='http://schemas.microsoft.com/office/2006/coverPageProps' " w:xpath="/ns0:CoverPageProperties[1]/ns0:PublishDate[1]" w:storeItemID="{55AF091B-3C7A-41E3-B477-F2FDAA23CFDA}"/>
          <w:date w:fullDate="2021-07-21T00:00:00Z">
            <w:dateFormat w:val="MM/dd/yyyy"/>
            <w:lid w:val="en-US"/>
            <w:storeMappedDataAs w:val="dateTime"/>
            <w:calendar w:val="gregorian"/>
          </w:date>
        </w:sdtPr>
        <w:sdtEndPr/>
        <w:sdtContent>
          <w:tc>
            <w:tcPr>
              <w:tcW w:w="4939" w:type="dxa"/>
              <w:shd w:val="clear" w:color="auto" w:fill="DAEEF3" w:themeFill="accent5" w:themeFillTint="33"/>
              <w:vAlign w:val="center"/>
            </w:tcPr>
            <w:p w:rsidR="00FF4EEE" w:rsidRDefault="00FF4EEE" w:rsidP="00A72101">
              <w:pPr>
                <w:pStyle w:val="Header"/>
                <w:jc w:val="right"/>
                <w:rPr>
                  <w:caps/>
                  <w:color w:val="FFFFFF" w:themeColor="background1"/>
                  <w:sz w:val="18"/>
                  <w:szCs w:val="18"/>
                </w:rPr>
              </w:pPr>
              <w:r>
                <w:rPr>
                  <w:caps/>
                  <w:color w:val="002060"/>
                  <w:sz w:val="18"/>
                  <w:szCs w:val="18"/>
                </w:rPr>
                <w:t>07/21</w:t>
              </w:r>
              <w:r w:rsidRPr="003A7D4C">
                <w:rPr>
                  <w:caps/>
                  <w:color w:val="002060"/>
                  <w:sz w:val="18"/>
                  <w:szCs w:val="18"/>
                </w:rPr>
                <w:t>/20</w:t>
              </w:r>
              <w:r>
                <w:rPr>
                  <w:caps/>
                  <w:color w:val="002060"/>
                  <w:sz w:val="18"/>
                  <w:szCs w:val="18"/>
                </w:rPr>
                <w:t>21</w:t>
              </w:r>
            </w:p>
          </w:tc>
        </w:sdtContent>
      </w:sdt>
    </w:tr>
    <w:tr w:rsidR="00FF4EEE" w:rsidTr="00A7032B">
      <w:trPr>
        <w:trHeight w:hRule="exact" w:val="37"/>
        <w:jc w:val="center"/>
      </w:trPr>
      <w:tc>
        <w:tcPr>
          <w:tcW w:w="4954" w:type="dxa"/>
          <w:shd w:val="clear" w:color="auto" w:fill="DAEEF3" w:themeFill="accent5" w:themeFillTint="33"/>
          <w:tcMar>
            <w:top w:w="0" w:type="dxa"/>
            <w:bottom w:w="0" w:type="dxa"/>
          </w:tcMar>
        </w:tcPr>
        <w:p w:rsidR="00FF4EEE" w:rsidRDefault="00FF4EEE">
          <w:pPr>
            <w:pStyle w:val="Header"/>
            <w:rPr>
              <w:caps/>
              <w:color w:val="FFFFFF" w:themeColor="background1"/>
              <w:sz w:val="18"/>
              <w:szCs w:val="18"/>
            </w:rPr>
          </w:pPr>
        </w:p>
      </w:tc>
      <w:tc>
        <w:tcPr>
          <w:tcW w:w="4939" w:type="dxa"/>
          <w:shd w:val="clear" w:color="auto" w:fill="DAEEF3" w:themeFill="accent5" w:themeFillTint="33"/>
          <w:tcMar>
            <w:top w:w="0" w:type="dxa"/>
            <w:bottom w:w="0" w:type="dxa"/>
          </w:tcMar>
        </w:tcPr>
        <w:p w:rsidR="00FF4EEE" w:rsidRDefault="00FF4EEE">
          <w:pPr>
            <w:pStyle w:val="Header"/>
            <w:rPr>
              <w:caps/>
              <w:color w:val="FFFFFF" w:themeColor="background1"/>
              <w:sz w:val="18"/>
              <w:szCs w:val="18"/>
            </w:rPr>
          </w:pPr>
        </w:p>
      </w:tc>
    </w:tr>
  </w:tbl>
  <w:p w:rsidR="00FF4EEE" w:rsidRDefault="00FF4EEE" w:rsidP="00A7032B">
    <w:pPr>
      <w:spacing w:line="240" w:lineRule="exact"/>
      <w:rPr>
        <w:sz w:val="25"/>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A74F6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28C73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21C5D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2204E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4EB1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88FE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847F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D025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98E42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8441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9331EC6"/>
    <w:multiLevelType w:val="singleLevel"/>
    <w:tmpl w:val="0D9EDA92"/>
    <w:lvl w:ilvl="0">
      <w:start w:val="4"/>
      <w:numFmt w:val="decimal"/>
      <w:lvlText w:val="%1."/>
      <w:lvlJc w:val="left"/>
      <w:pPr>
        <w:tabs>
          <w:tab w:val="num" w:pos="720"/>
        </w:tabs>
        <w:ind w:left="720" w:hanging="720"/>
      </w:pPr>
      <w:rPr>
        <w:rFonts w:hint="default"/>
      </w:rPr>
    </w:lvl>
  </w:abstractNum>
  <w:abstractNum w:abstractNumId="12" w15:restartNumberingAfterBreak="0">
    <w:nsid w:val="0B93336F"/>
    <w:multiLevelType w:val="hybridMultilevel"/>
    <w:tmpl w:val="CA860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2435D"/>
    <w:multiLevelType w:val="multilevel"/>
    <w:tmpl w:val="9F7863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0182521"/>
    <w:multiLevelType w:val="hybridMultilevel"/>
    <w:tmpl w:val="9F24A6C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A8D4397"/>
    <w:multiLevelType w:val="hybridMultilevel"/>
    <w:tmpl w:val="1B62E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A311F4"/>
    <w:multiLevelType w:val="hybridMultilevel"/>
    <w:tmpl w:val="372AA24A"/>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0C0FE1"/>
    <w:multiLevelType w:val="singleLevel"/>
    <w:tmpl w:val="D0EA20F4"/>
    <w:lvl w:ilvl="0">
      <w:start w:val="2"/>
      <w:numFmt w:val="decimal"/>
      <w:lvlText w:val="%1."/>
      <w:lvlJc w:val="left"/>
      <w:pPr>
        <w:tabs>
          <w:tab w:val="num" w:pos="720"/>
        </w:tabs>
        <w:ind w:left="720" w:hanging="720"/>
      </w:pPr>
      <w:rPr>
        <w:rFonts w:hint="default"/>
      </w:rPr>
    </w:lvl>
  </w:abstractNum>
  <w:abstractNum w:abstractNumId="18" w15:restartNumberingAfterBreak="0">
    <w:nsid w:val="274072F3"/>
    <w:multiLevelType w:val="hybridMultilevel"/>
    <w:tmpl w:val="4692C3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F75C81"/>
    <w:multiLevelType w:val="hybridMultilevel"/>
    <w:tmpl w:val="08E245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2F6072"/>
    <w:multiLevelType w:val="singleLevel"/>
    <w:tmpl w:val="919EE312"/>
    <w:lvl w:ilvl="0">
      <w:start w:val="15"/>
      <w:numFmt w:val="decimal"/>
      <w:lvlText w:val="%1."/>
      <w:lvlJc w:val="left"/>
      <w:pPr>
        <w:tabs>
          <w:tab w:val="num" w:pos="720"/>
        </w:tabs>
        <w:ind w:left="720" w:hanging="720"/>
      </w:pPr>
      <w:rPr>
        <w:rFonts w:hint="default"/>
      </w:rPr>
    </w:lvl>
  </w:abstractNum>
  <w:abstractNum w:abstractNumId="21" w15:restartNumberingAfterBreak="0">
    <w:nsid w:val="35C8710D"/>
    <w:multiLevelType w:val="multilevel"/>
    <w:tmpl w:val="BB20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F399E"/>
    <w:multiLevelType w:val="hybridMultilevel"/>
    <w:tmpl w:val="512A3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7D64C2"/>
    <w:multiLevelType w:val="hybridMultilevel"/>
    <w:tmpl w:val="BAB07A8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7F2547"/>
    <w:multiLevelType w:val="hybridMultilevel"/>
    <w:tmpl w:val="9F7863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2CD035F"/>
    <w:multiLevelType w:val="singleLevel"/>
    <w:tmpl w:val="2604B0F0"/>
    <w:lvl w:ilvl="0">
      <w:start w:val="1"/>
      <w:numFmt w:val="decimal"/>
      <w:lvlText w:val="%1."/>
      <w:lvlJc w:val="left"/>
      <w:pPr>
        <w:tabs>
          <w:tab w:val="num" w:pos="720"/>
        </w:tabs>
        <w:ind w:left="720" w:hanging="720"/>
      </w:pPr>
      <w:rPr>
        <w:rFonts w:hint="default"/>
      </w:rPr>
    </w:lvl>
  </w:abstractNum>
  <w:abstractNum w:abstractNumId="26" w15:restartNumberingAfterBreak="0">
    <w:nsid w:val="43D86622"/>
    <w:multiLevelType w:val="singleLevel"/>
    <w:tmpl w:val="DB4C8400"/>
    <w:lvl w:ilvl="0">
      <w:start w:val="4"/>
      <w:numFmt w:val="decimal"/>
      <w:lvlText w:val="%1."/>
      <w:lvlJc w:val="left"/>
      <w:pPr>
        <w:tabs>
          <w:tab w:val="num" w:pos="720"/>
        </w:tabs>
        <w:ind w:left="720" w:hanging="720"/>
      </w:pPr>
      <w:rPr>
        <w:rFonts w:hint="default"/>
      </w:rPr>
    </w:lvl>
  </w:abstractNum>
  <w:abstractNum w:abstractNumId="27" w15:restartNumberingAfterBreak="0">
    <w:nsid w:val="47246E93"/>
    <w:multiLevelType w:val="hybridMultilevel"/>
    <w:tmpl w:val="A3DCA5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3B5862"/>
    <w:multiLevelType w:val="hybridMultilevel"/>
    <w:tmpl w:val="DFE62D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B3271D7"/>
    <w:multiLevelType w:val="singleLevel"/>
    <w:tmpl w:val="1722ECFE"/>
    <w:lvl w:ilvl="0">
      <w:start w:val="6"/>
      <w:numFmt w:val="decimal"/>
      <w:lvlText w:val="%1."/>
      <w:lvlJc w:val="left"/>
      <w:pPr>
        <w:tabs>
          <w:tab w:val="num" w:pos="720"/>
        </w:tabs>
        <w:ind w:left="720" w:hanging="720"/>
      </w:pPr>
      <w:rPr>
        <w:rFonts w:hint="default"/>
      </w:rPr>
    </w:lvl>
  </w:abstractNum>
  <w:abstractNum w:abstractNumId="30" w15:restartNumberingAfterBreak="0">
    <w:nsid w:val="4E6F41B7"/>
    <w:multiLevelType w:val="singleLevel"/>
    <w:tmpl w:val="8A94D500"/>
    <w:lvl w:ilvl="0">
      <w:start w:val="6"/>
      <w:numFmt w:val="lowerLetter"/>
      <w:lvlText w:val="(%1)"/>
      <w:lvlJc w:val="left"/>
      <w:pPr>
        <w:tabs>
          <w:tab w:val="num" w:pos="1440"/>
        </w:tabs>
        <w:ind w:left="1440" w:hanging="720"/>
      </w:pPr>
      <w:rPr>
        <w:rFonts w:hint="default"/>
      </w:rPr>
    </w:lvl>
  </w:abstractNum>
  <w:abstractNum w:abstractNumId="31" w15:restartNumberingAfterBreak="0">
    <w:nsid w:val="54324148"/>
    <w:multiLevelType w:val="singleLevel"/>
    <w:tmpl w:val="38C0760C"/>
    <w:lvl w:ilvl="0">
      <w:start w:val="8"/>
      <w:numFmt w:val="lowerLetter"/>
      <w:lvlText w:val="%1."/>
      <w:lvlJc w:val="left"/>
      <w:pPr>
        <w:tabs>
          <w:tab w:val="num" w:pos="1440"/>
        </w:tabs>
        <w:ind w:left="1440" w:hanging="720"/>
      </w:pPr>
      <w:rPr>
        <w:rFonts w:hint="default"/>
      </w:rPr>
    </w:lvl>
  </w:abstractNum>
  <w:abstractNum w:abstractNumId="32" w15:restartNumberingAfterBreak="0">
    <w:nsid w:val="560E1D12"/>
    <w:multiLevelType w:val="hybridMultilevel"/>
    <w:tmpl w:val="09C0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84F7F"/>
    <w:multiLevelType w:val="hybridMultilevel"/>
    <w:tmpl w:val="5D2E12B6"/>
    <w:lvl w:ilvl="0" w:tplc="1D744304">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C4B65"/>
    <w:multiLevelType w:val="singleLevel"/>
    <w:tmpl w:val="321E1DDE"/>
    <w:lvl w:ilvl="0">
      <w:start w:val="1"/>
      <w:numFmt w:val="decimal"/>
      <w:lvlText w:val="%1."/>
      <w:lvlJc w:val="left"/>
      <w:pPr>
        <w:tabs>
          <w:tab w:val="num" w:pos="1080"/>
        </w:tabs>
        <w:ind w:left="1080" w:hanging="360"/>
      </w:pPr>
      <w:rPr>
        <w:rFonts w:hint="default"/>
      </w:rPr>
    </w:lvl>
  </w:abstractNum>
  <w:abstractNum w:abstractNumId="35" w15:restartNumberingAfterBreak="0">
    <w:nsid w:val="5C821E10"/>
    <w:multiLevelType w:val="hybridMultilevel"/>
    <w:tmpl w:val="E902A40E"/>
    <w:lvl w:ilvl="0" w:tplc="BDE208E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36247"/>
    <w:multiLevelType w:val="hybridMultilevel"/>
    <w:tmpl w:val="36608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1943203"/>
    <w:multiLevelType w:val="hybridMultilevel"/>
    <w:tmpl w:val="DACA2E6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E175A4"/>
    <w:multiLevelType w:val="singleLevel"/>
    <w:tmpl w:val="C2EA3214"/>
    <w:lvl w:ilvl="0">
      <w:start w:val="4"/>
      <w:numFmt w:val="decimal"/>
      <w:lvlText w:val="%1."/>
      <w:lvlJc w:val="left"/>
      <w:pPr>
        <w:tabs>
          <w:tab w:val="num" w:pos="720"/>
        </w:tabs>
        <w:ind w:left="720" w:hanging="720"/>
      </w:pPr>
      <w:rPr>
        <w:rFonts w:hint="default"/>
      </w:rPr>
    </w:lvl>
  </w:abstractNum>
  <w:abstractNum w:abstractNumId="39" w15:restartNumberingAfterBreak="0">
    <w:nsid w:val="68E55A33"/>
    <w:multiLevelType w:val="singleLevel"/>
    <w:tmpl w:val="26306436"/>
    <w:lvl w:ilvl="0">
      <w:start w:val="1"/>
      <w:numFmt w:val="decimal"/>
      <w:lvlText w:val="%1."/>
      <w:lvlJc w:val="left"/>
      <w:pPr>
        <w:tabs>
          <w:tab w:val="num" w:pos="720"/>
        </w:tabs>
        <w:ind w:left="720" w:hanging="720"/>
      </w:pPr>
      <w:rPr>
        <w:rFonts w:hint="default"/>
      </w:rPr>
    </w:lvl>
  </w:abstractNum>
  <w:abstractNum w:abstractNumId="40" w15:restartNumberingAfterBreak="0">
    <w:nsid w:val="69844DD4"/>
    <w:multiLevelType w:val="multilevel"/>
    <w:tmpl w:val="BAB07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D6F773B"/>
    <w:multiLevelType w:val="hybridMultilevel"/>
    <w:tmpl w:val="3CBA0B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A30270"/>
    <w:multiLevelType w:val="singleLevel"/>
    <w:tmpl w:val="746E1380"/>
    <w:lvl w:ilvl="0">
      <w:start w:val="8"/>
      <w:numFmt w:val="decimal"/>
      <w:lvlText w:val="%1."/>
      <w:lvlJc w:val="left"/>
      <w:pPr>
        <w:tabs>
          <w:tab w:val="num" w:pos="720"/>
        </w:tabs>
        <w:ind w:left="720" w:hanging="720"/>
      </w:pPr>
      <w:rPr>
        <w:rFonts w:hint="default"/>
      </w:rPr>
    </w:lvl>
  </w:abstractNum>
  <w:abstractNum w:abstractNumId="43" w15:restartNumberingAfterBreak="0">
    <w:nsid w:val="72D64923"/>
    <w:multiLevelType w:val="singleLevel"/>
    <w:tmpl w:val="741AA530"/>
    <w:lvl w:ilvl="0">
      <w:start w:val="1"/>
      <w:numFmt w:val="decimal"/>
      <w:lvlText w:val="%1."/>
      <w:lvlJc w:val="left"/>
      <w:pPr>
        <w:tabs>
          <w:tab w:val="num" w:pos="720"/>
        </w:tabs>
        <w:ind w:left="720" w:hanging="720"/>
      </w:pPr>
      <w:rPr>
        <w:rFonts w:hint="default"/>
      </w:rPr>
    </w:lvl>
  </w:abstractNum>
  <w:abstractNum w:abstractNumId="44" w15:restartNumberingAfterBreak="0">
    <w:nsid w:val="76A5610E"/>
    <w:multiLevelType w:val="hybridMultilevel"/>
    <w:tmpl w:val="1D4C3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C727E16"/>
    <w:multiLevelType w:val="hybridMultilevel"/>
    <w:tmpl w:val="A9A217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F623384"/>
    <w:multiLevelType w:val="hybridMultilevel"/>
    <w:tmpl w:val="1B003D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11"/>
  </w:num>
  <w:num w:numId="3">
    <w:abstractNumId w:val="30"/>
  </w:num>
  <w:num w:numId="4">
    <w:abstractNumId w:val="43"/>
  </w:num>
  <w:num w:numId="5">
    <w:abstractNumId w:val="20"/>
  </w:num>
  <w:num w:numId="6">
    <w:abstractNumId w:val="42"/>
  </w:num>
  <w:num w:numId="7">
    <w:abstractNumId w:val="29"/>
  </w:num>
  <w:num w:numId="8">
    <w:abstractNumId w:val="34"/>
  </w:num>
  <w:num w:numId="9">
    <w:abstractNumId w:val="25"/>
  </w:num>
  <w:num w:numId="10">
    <w:abstractNumId w:val="39"/>
  </w:num>
  <w:num w:numId="11">
    <w:abstractNumId w:val="38"/>
  </w:num>
  <w:num w:numId="12">
    <w:abstractNumId w:val="26"/>
  </w:num>
  <w:num w:numId="13">
    <w:abstractNumId w:val="17"/>
  </w:num>
  <w:num w:numId="14">
    <w:abstractNumId w:val="10"/>
    <w:lvlOverride w:ilvl="0">
      <w:lvl w:ilvl="0">
        <w:numFmt w:val="bullet"/>
        <w:lvlText w:val=""/>
        <w:legacy w:legacy="1" w:legacySpace="0" w:legacyIndent="360"/>
        <w:lvlJc w:val="left"/>
        <w:pPr>
          <w:ind w:left="720" w:hanging="360"/>
        </w:pPr>
        <w:rPr>
          <w:rFonts w:ascii="Symbol" w:hAnsi="Symbol" w:hint="default"/>
        </w:rPr>
      </w:lvl>
    </w:lvlOverride>
  </w:num>
  <w:num w:numId="15">
    <w:abstractNumId w:val="27"/>
  </w:num>
  <w:num w:numId="16">
    <w:abstractNumId w:val="1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41"/>
  </w:num>
  <w:num w:numId="28">
    <w:abstractNumId w:val="19"/>
  </w:num>
  <w:num w:numId="29">
    <w:abstractNumId w:val="18"/>
  </w:num>
  <w:num w:numId="30">
    <w:abstractNumId w:val="28"/>
  </w:num>
  <w:num w:numId="31">
    <w:abstractNumId w:val="24"/>
  </w:num>
  <w:num w:numId="32">
    <w:abstractNumId w:val="13"/>
  </w:num>
  <w:num w:numId="33">
    <w:abstractNumId w:val="14"/>
  </w:num>
  <w:num w:numId="34">
    <w:abstractNumId w:val="37"/>
  </w:num>
  <w:num w:numId="35">
    <w:abstractNumId w:val="45"/>
  </w:num>
  <w:num w:numId="36">
    <w:abstractNumId w:val="23"/>
  </w:num>
  <w:num w:numId="37">
    <w:abstractNumId w:val="40"/>
  </w:num>
  <w:num w:numId="38">
    <w:abstractNumId w:val="12"/>
  </w:num>
  <w:num w:numId="39">
    <w:abstractNumId w:val="33"/>
  </w:num>
  <w:num w:numId="40">
    <w:abstractNumId w:val="35"/>
  </w:num>
  <w:num w:numId="41">
    <w:abstractNumId w:val="36"/>
  </w:num>
  <w:num w:numId="42">
    <w:abstractNumId w:val="32"/>
  </w:num>
  <w:num w:numId="43">
    <w:abstractNumId w:val="46"/>
  </w:num>
  <w:num w:numId="44">
    <w:abstractNumId w:val="22"/>
  </w:num>
  <w:num w:numId="45">
    <w:abstractNumId w:val="44"/>
  </w:num>
  <w:num w:numId="46">
    <w:abstractNumId w:val="15"/>
  </w:num>
  <w:num w:numId="47">
    <w:abstractNumId w:val="2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ila Stallworth">
    <w15:presenceInfo w15:providerId="None" w15:userId="Sheila Stallworth"/>
  </w15:person>
  <w15:person w15:author=" ">
    <w15:presenceInfo w15:providerId="None" w15:userId="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6"/>
  <w:bordersDoNotSurroundHeader/>
  <w:bordersDoNotSurroundFooter/>
  <w:trackRevisions/>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402"/>
    <w:rsid w:val="0000499D"/>
    <w:rsid w:val="00004EE9"/>
    <w:rsid w:val="00013D8B"/>
    <w:rsid w:val="000143A4"/>
    <w:rsid w:val="00016F7B"/>
    <w:rsid w:val="0002028C"/>
    <w:rsid w:val="000275CC"/>
    <w:rsid w:val="000437CB"/>
    <w:rsid w:val="00055DBA"/>
    <w:rsid w:val="000607A5"/>
    <w:rsid w:val="00070C8C"/>
    <w:rsid w:val="00073449"/>
    <w:rsid w:val="00073CCB"/>
    <w:rsid w:val="00075207"/>
    <w:rsid w:val="0008313D"/>
    <w:rsid w:val="00083A12"/>
    <w:rsid w:val="00091536"/>
    <w:rsid w:val="000923B0"/>
    <w:rsid w:val="00097165"/>
    <w:rsid w:val="000A02EA"/>
    <w:rsid w:val="000A04D1"/>
    <w:rsid w:val="000A78A8"/>
    <w:rsid w:val="000B2FE7"/>
    <w:rsid w:val="000B484D"/>
    <w:rsid w:val="000C0C7B"/>
    <w:rsid w:val="000C12DD"/>
    <w:rsid w:val="000D2A69"/>
    <w:rsid w:val="000D5FBC"/>
    <w:rsid w:val="000D62E1"/>
    <w:rsid w:val="000F0C62"/>
    <w:rsid w:val="000F61EF"/>
    <w:rsid w:val="001121DA"/>
    <w:rsid w:val="001204F8"/>
    <w:rsid w:val="001214E0"/>
    <w:rsid w:val="00122D46"/>
    <w:rsid w:val="00123B0F"/>
    <w:rsid w:val="00132434"/>
    <w:rsid w:val="00133264"/>
    <w:rsid w:val="00156176"/>
    <w:rsid w:val="0016286E"/>
    <w:rsid w:val="001828FC"/>
    <w:rsid w:val="001948D6"/>
    <w:rsid w:val="001A18FE"/>
    <w:rsid w:val="001A1B74"/>
    <w:rsid w:val="001A6259"/>
    <w:rsid w:val="001B1773"/>
    <w:rsid w:val="001B2183"/>
    <w:rsid w:val="001B588E"/>
    <w:rsid w:val="001B7496"/>
    <w:rsid w:val="001C41A6"/>
    <w:rsid w:val="001C4E0D"/>
    <w:rsid w:val="001E45FA"/>
    <w:rsid w:val="001F2E3A"/>
    <w:rsid w:val="001F3326"/>
    <w:rsid w:val="00200326"/>
    <w:rsid w:val="00200DBC"/>
    <w:rsid w:val="002132F6"/>
    <w:rsid w:val="00213A98"/>
    <w:rsid w:val="00215CE3"/>
    <w:rsid w:val="00216E1F"/>
    <w:rsid w:val="00223702"/>
    <w:rsid w:val="0022523D"/>
    <w:rsid w:val="00232BFA"/>
    <w:rsid w:val="002431F1"/>
    <w:rsid w:val="00266436"/>
    <w:rsid w:val="002704E6"/>
    <w:rsid w:val="00276E26"/>
    <w:rsid w:val="00283138"/>
    <w:rsid w:val="00284EA1"/>
    <w:rsid w:val="00296C64"/>
    <w:rsid w:val="002A68B7"/>
    <w:rsid w:val="002C131D"/>
    <w:rsid w:val="002C1844"/>
    <w:rsid w:val="002C289F"/>
    <w:rsid w:val="002D71D8"/>
    <w:rsid w:val="002E3101"/>
    <w:rsid w:val="002E3CB6"/>
    <w:rsid w:val="002E3D4F"/>
    <w:rsid w:val="002E5095"/>
    <w:rsid w:val="002F1E5C"/>
    <w:rsid w:val="00353FFF"/>
    <w:rsid w:val="003604F3"/>
    <w:rsid w:val="0036202B"/>
    <w:rsid w:val="003656C2"/>
    <w:rsid w:val="003714C1"/>
    <w:rsid w:val="003723C3"/>
    <w:rsid w:val="00397EE6"/>
    <w:rsid w:val="003A355F"/>
    <w:rsid w:val="003A4985"/>
    <w:rsid w:val="003A59B9"/>
    <w:rsid w:val="003A6504"/>
    <w:rsid w:val="003A7D4C"/>
    <w:rsid w:val="003B04A4"/>
    <w:rsid w:val="003C172E"/>
    <w:rsid w:val="003C3198"/>
    <w:rsid w:val="003D735F"/>
    <w:rsid w:val="003F1666"/>
    <w:rsid w:val="003F7BC4"/>
    <w:rsid w:val="00407EB4"/>
    <w:rsid w:val="00413759"/>
    <w:rsid w:val="0041575B"/>
    <w:rsid w:val="0041720A"/>
    <w:rsid w:val="004179F6"/>
    <w:rsid w:val="00421170"/>
    <w:rsid w:val="0043085A"/>
    <w:rsid w:val="0044505A"/>
    <w:rsid w:val="004513FF"/>
    <w:rsid w:val="0046294C"/>
    <w:rsid w:val="00463599"/>
    <w:rsid w:val="00466CD5"/>
    <w:rsid w:val="004723E1"/>
    <w:rsid w:val="00487EB3"/>
    <w:rsid w:val="004A0E8C"/>
    <w:rsid w:val="004A7EC9"/>
    <w:rsid w:val="004B0C0B"/>
    <w:rsid w:val="004B2699"/>
    <w:rsid w:val="004B39C8"/>
    <w:rsid w:val="004C1E7E"/>
    <w:rsid w:val="004C7602"/>
    <w:rsid w:val="004D1D91"/>
    <w:rsid w:val="004D2603"/>
    <w:rsid w:val="004E5B84"/>
    <w:rsid w:val="004E6A22"/>
    <w:rsid w:val="004E7908"/>
    <w:rsid w:val="004F21CB"/>
    <w:rsid w:val="004F538B"/>
    <w:rsid w:val="004F6084"/>
    <w:rsid w:val="004F6A1D"/>
    <w:rsid w:val="00500658"/>
    <w:rsid w:val="005048E3"/>
    <w:rsid w:val="00506502"/>
    <w:rsid w:val="005161B3"/>
    <w:rsid w:val="00516950"/>
    <w:rsid w:val="0052077C"/>
    <w:rsid w:val="0052079D"/>
    <w:rsid w:val="00520F24"/>
    <w:rsid w:val="005253D6"/>
    <w:rsid w:val="005307DF"/>
    <w:rsid w:val="00533A93"/>
    <w:rsid w:val="005439EE"/>
    <w:rsid w:val="00557F61"/>
    <w:rsid w:val="00567487"/>
    <w:rsid w:val="00571856"/>
    <w:rsid w:val="0057564D"/>
    <w:rsid w:val="005835A3"/>
    <w:rsid w:val="005B032A"/>
    <w:rsid w:val="005B590B"/>
    <w:rsid w:val="005C0929"/>
    <w:rsid w:val="005C73EC"/>
    <w:rsid w:val="005D15FD"/>
    <w:rsid w:val="005E41E4"/>
    <w:rsid w:val="005E463D"/>
    <w:rsid w:val="005E6161"/>
    <w:rsid w:val="005F2AC8"/>
    <w:rsid w:val="00607D4E"/>
    <w:rsid w:val="0061411F"/>
    <w:rsid w:val="00617480"/>
    <w:rsid w:val="00626E12"/>
    <w:rsid w:val="0063153C"/>
    <w:rsid w:val="00642D28"/>
    <w:rsid w:val="00651E96"/>
    <w:rsid w:val="00652F5A"/>
    <w:rsid w:val="006616D8"/>
    <w:rsid w:val="00663397"/>
    <w:rsid w:val="00663817"/>
    <w:rsid w:val="006654CA"/>
    <w:rsid w:val="00667FD1"/>
    <w:rsid w:val="00674E98"/>
    <w:rsid w:val="00675300"/>
    <w:rsid w:val="00683A05"/>
    <w:rsid w:val="006902E7"/>
    <w:rsid w:val="0069102D"/>
    <w:rsid w:val="006926FD"/>
    <w:rsid w:val="006A4499"/>
    <w:rsid w:val="006D7676"/>
    <w:rsid w:val="006E6A1A"/>
    <w:rsid w:val="006F0E00"/>
    <w:rsid w:val="006F1DA4"/>
    <w:rsid w:val="006F6F7A"/>
    <w:rsid w:val="0070459E"/>
    <w:rsid w:val="00705467"/>
    <w:rsid w:val="007148CD"/>
    <w:rsid w:val="00714DAA"/>
    <w:rsid w:val="00717C24"/>
    <w:rsid w:val="00717F33"/>
    <w:rsid w:val="00720C53"/>
    <w:rsid w:val="007236C4"/>
    <w:rsid w:val="00731D65"/>
    <w:rsid w:val="007344D7"/>
    <w:rsid w:val="00734C2F"/>
    <w:rsid w:val="007541F0"/>
    <w:rsid w:val="007559F6"/>
    <w:rsid w:val="00762024"/>
    <w:rsid w:val="00763078"/>
    <w:rsid w:val="00781A97"/>
    <w:rsid w:val="00781BE2"/>
    <w:rsid w:val="0078538F"/>
    <w:rsid w:val="00786ED6"/>
    <w:rsid w:val="007A0018"/>
    <w:rsid w:val="007B407C"/>
    <w:rsid w:val="007C0434"/>
    <w:rsid w:val="007D0661"/>
    <w:rsid w:val="007E452D"/>
    <w:rsid w:val="007F04C3"/>
    <w:rsid w:val="007F545E"/>
    <w:rsid w:val="007F6CEF"/>
    <w:rsid w:val="0080483A"/>
    <w:rsid w:val="0081716A"/>
    <w:rsid w:val="00824A88"/>
    <w:rsid w:val="00825816"/>
    <w:rsid w:val="00834859"/>
    <w:rsid w:val="008369BD"/>
    <w:rsid w:val="00845609"/>
    <w:rsid w:val="00851FEA"/>
    <w:rsid w:val="008531DB"/>
    <w:rsid w:val="00857171"/>
    <w:rsid w:val="00872333"/>
    <w:rsid w:val="00884C81"/>
    <w:rsid w:val="008A0375"/>
    <w:rsid w:val="008A200B"/>
    <w:rsid w:val="008A42D3"/>
    <w:rsid w:val="008B1C3E"/>
    <w:rsid w:val="008B3F7E"/>
    <w:rsid w:val="008C3DBB"/>
    <w:rsid w:val="008D06D4"/>
    <w:rsid w:val="008D0A0F"/>
    <w:rsid w:val="008D12D7"/>
    <w:rsid w:val="008D1C32"/>
    <w:rsid w:val="008E06D1"/>
    <w:rsid w:val="008F19F8"/>
    <w:rsid w:val="008F689C"/>
    <w:rsid w:val="00904A6D"/>
    <w:rsid w:val="00907A5C"/>
    <w:rsid w:val="00907C6A"/>
    <w:rsid w:val="00913826"/>
    <w:rsid w:val="00917B42"/>
    <w:rsid w:val="00922E5A"/>
    <w:rsid w:val="00935AF5"/>
    <w:rsid w:val="0096379F"/>
    <w:rsid w:val="00963FBC"/>
    <w:rsid w:val="00972CB5"/>
    <w:rsid w:val="00980BEC"/>
    <w:rsid w:val="00985D8A"/>
    <w:rsid w:val="00987250"/>
    <w:rsid w:val="00987E9F"/>
    <w:rsid w:val="009940AC"/>
    <w:rsid w:val="00995EA2"/>
    <w:rsid w:val="009A4F11"/>
    <w:rsid w:val="009A6D83"/>
    <w:rsid w:val="009B6250"/>
    <w:rsid w:val="009D1C4B"/>
    <w:rsid w:val="009D5668"/>
    <w:rsid w:val="009D7B91"/>
    <w:rsid w:val="009E62CA"/>
    <w:rsid w:val="009E6FC8"/>
    <w:rsid w:val="009F26C9"/>
    <w:rsid w:val="009F4897"/>
    <w:rsid w:val="00A00634"/>
    <w:rsid w:val="00A052FD"/>
    <w:rsid w:val="00A05588"/>
    <w:rsid w:val="00A1594A"/>
    <w:rsid w:val="00A22F8B"/>
    <w:rsid w:val="00A245D0"/>
    <w:rsid w:val="00A26FD8"/>
    <w:rsid w:val="00A402C8"/>
    <w:rsid w:val="00A60FA2"/>
    <w:rsid w:val="00A611F2"/>
    <w:rsid w:val="00A64094"/>
    <w:rsid w:val="00A65E88"/>
    <w:rsid w:val="00A66D10"/>
    <w:rsid w:val="00A67144"/>
    <w:rsid w:val="00A7032B"/>
    <w:rsid w:val="00A72101"/>
    <w:rsid w:val="00AA0876"/>
    <w:rsid w:val="00AA0D08"/>
    <w:rsid w:val="00AA5402"/>
    <w:rsid w:val="00AA5E08"/>
    <w:rsid w:val="00AB43B8"/>
    <w:rsid w:val="00AC76D0"/>
    <w:rsid w:val="00AF02A6"/>
    <w:rsid w:val="00AF13B9"/>
    <w:rsid w:val="00AF626D"/>
    <w:rsid w:val="00B047B0"/>
    <w:rsid w:val="00B130DD"/>
    <w:rsid w:val="00B1333D"/>
    <w:rsid w:val="00B2388A"/>
    <w:rsid w:val="00B30254"/>
    <w:rsid w:val="00B339BF"/>
    <w:rsid w:val="00B34772"/>
    <w:rsid w:val="00B411DB"/>
    <w:rsid w:val="00B55AFB"/>
    <w:rsid w:val="00B6566C"/>
    <w:rsid w:val="00B77917"/>
    <w:rsid w:val="00B81104"/>
    <w:rsid w:val="00B81B0A"/>
    <w:rsid w:val="00B82863"/>
    <w:rsid w:val="00B85454"/>
    <w:rsid w:val="00B96945"/>
    <w:rsid w:val="00BA12D7"/>
    <w:rsid w:val="00BA22D8"/>
    <w:rsid w:val="00BA2B4B"/>
    <w:rsid w:val="00BA6C23"/>
    <w:rsid w:val="00BA7A6F"/>
    <w:rsid w:val="00BB2D35"/>
    <w:rsid w:val="00BC3145"/>
    <w:rsid w:val="00BC798E"/>
    <w:rsid w:val="00BD5E65"/>
    <w:rsid w:val="00BD5EE3"/>
    <w:rsid w:val="00BE4C01"/>
    <w:rsid w:val="00BF2664"/>
    <w:rsid w:val="00BF7449"/>
    <w:rsid w:val="00C14334"/>
    <w:rsid w:val="00C1765D"/>
    <w:rsid w:val="00C27840"/>
    <w:rsid w:val="00C27CD1"/>
    <w:rsid w:val="00C406F5"/>
    <w:rsid w:val="00C414C2"/>
    <w:rsid w:val="00C51B7D"/>
    <w:rsid w:val="00C52C27"/>
    <w:rsid w:val="00C60DCA"/>
    <w:rsid w:val="00C6222F"/>
    <w:rsid w:val="00C637C6"/>
    <w:rsid w:val="00C65BFF"/>
    <w:rsid w:val="00C76257"/>
    <w:rsid w:val="00C7761C"/>
    <w:rsid w:val="00C8769E"/>
    <w:rsid w:val="00C979A4"/>
    <w:rsid w:val="00CB1473"/>
    <w:rsid w:val="00CC475F"/>
    <w:rsid w:val="00CC5726"/>
    <w:rsid w:val="00CE08F4"/>
    <w:rsid w:val="00CF6696"/>
    <w:rsid w:val="00D203CA"/>
    <w:rsid w:val="00D25144"/>
    <w:rsid w:val="00D37005"/>
    <w:rsid w:val="00D4694F"/>
    <w:rsid w:val="00D84C01"/>
    <w:rsid w:val="00D953E8"/>
    <w:rsid w:val="00DA1F83"/>
    <w:rsid w:val="00DA3D05"/>
    <w:rsid w:val="00DA3F59"/>
    <w:rsid w:val="00DA6156"/>
    <w:rsid w:val="00DA62D6"/>
    <w:rsid w:val="00DD0DB0"/>
    <w:rsid w:val="00DD5BFD"/>
    <w:rsid w:val="00DE339B"/>
    <w:rsid w:val="00DE53E3"/>
    <w:rsid w:val="00E04933"/>
    <w:rsid w:val="00E12463"/>
    <w:rsid w:val="00E14514"/>
    <w:rsid w:val="00E20306"/>
    <w:rsid w:val="00E40056"/>
    <w:rsid w:val="00E41D9D"/>
    <w:rsid w:val="00E42995"/>
    <w:rsid w:val="00E447D1"/>
    <w:rsid w:val="00E50104"/>
    <w:rsid w:val="00E55280"/>
    <w:rsid w:val="00E55905"/>
    <w:rsid w:val="00E7591C"/>
    <w:rsid w:val="00E862E1"/>
    <w:rsid w:val="00E920AB"/>
    <w:rsid w:val="00E94219"/>
    <w:rsid w:val="00E97F29"/>
    <w:rsid w:val="00EA626F"/>
    <w:rsid w:val="00EB419E"/>
    <w:rsid w:val="00EB52C9"/>
    <w:rsid w:val="00EB7F58"/>
    <w:rsid w:val="00EC2702"/>
    <w:rsid w:val="00ED36A7"/>
    <w:rsid w:val="00ED4679"/>
    <w:rsid w:val="00EE1674"/>
    <w:rsid w:val="00EF1CDF"/>
    <w:rsid w:val="00EF36BC"/>
    <w:rsid w:val="00EF6853"/>
    <w:rsid w:val="00EF6AF0"/>
    <w:rsid w:val="00F02C75"/>
    <w:rsid w:val="00F10BA2"/>
    <w:rsid w:val="00F20DBB"/>
    <w:rsid w:val="00F229BA"/>
    <w:rsid w:val="00F335C4"/>
    <w:rsid w:val="00F40006"/>
    <w:rsid w:val="00F44A38"/>
    <w:rsid w:val="00F53EC8"/>
    <w:rsid w:val="00F731E4"/>
    <w:rsid w:val="00F8061F"/>
    <w:rsid w:val="00F86F51"/>
    <w:rsid w:val="00F87A76"/>
    <w:rsid w:val="00F95BA2"/>
    <w:rsid w:val="00F96153"/>
    <w:rsid w:val="00F97806"/>
    <w:rsid w:val="00FA2F90"/>
    <w:rsid w:val="00FB0212"/>
    <w:rsid w:val="00FC2E0E"/>
    <w:rsid w:val="00FC33D8"/>
    <w:rsid w:val="00FC4F27"/>
    <w:rsid w:val="00FC77BA"/>
    <w:rsid w:val="00FF3C5A"/>
    <w:rsid w:val="00FF46EE"/>
    <w:rsid w:val="00FF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stockticker"/>
  <w:shapeDefaults>
    <o:shapedefaults v:ext="edit" spidmax="2049"/>
    <o:shapelayout v:ext="edit">
      <o:idmap v:ext="edit" data="1"/>
    </o:shapelayout>
  </w:shapeDefaults>
  <w:decimalSymbol w:val="."/>
  <w:listSeparator w:val=","/>
  <w14:docId w14:val="5F75C31E"/>
  <w15:docId w15:val="{DE8A3872-A4EC-4E03-B02E-FFB35CA6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7D1"/>
    <w:rPr>
      <w:sz w:val="22"/>
    </w:rPr>
  </w:style>
  <w:style w:type="paragraph" w:styleId="Heading1">
    <w:name w:val="heading 1"/>
    <w:basedOn w:val="Normal"/>
    <w:next w:val="Normal"/>
    <w:link w:val="Heading1Char"/>
    <w:uiPriority w:val="9"/>
    <w:qFormat/>
    <w:rsid w:val="0057564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57564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7564D"/>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57564D"/>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57564D"/>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unhideWhenUsed/>
    <w:qFormat/>
    <w:rsid w:val="0057564D"/>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7564D"/>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7564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564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6294C"/>
  </w:style>
  <w:style w:type="paragraph" w:styleId="TOC1">
    <w:name w:val="toc 1"/>
    <w:basedOn w:val="Normal"/>
    <w:next w:val="Normal"/>
    <w:autoRedefine/>
    <w:uiPriority w:val="39"/>
    <w:rsid w:val="00A72101"/>
    <w:pPr>
      <w:tabs>
        <w:tab w:val="right" w:leader="dot" w:pos="10214"/>
      </w:tabs>
      <w:spacing w:before="120" w:after="120"/>
    </w:pPr>
    <w:rPr>
      <w:b/>
      <w:noProof/>
    </w:rPr>
  </w:style>
  <w:style w:type="paragraph" w:styleId="TOC2">
    <w:name w:val="toc 2"/>
    <w:basedOn w:val="Normal"/>
    <w:next w:val="Normal"/>
    <w:autoRedefine/>
    <w:uiPriority w:val="39"/>
    <w:rsid w:val="0046294C"/>
    <w:pPr>
      <w:ind w:left="240"/>
    </w:pPr>
    <w:rPr>
      <w:smallCaps/>
    </w:rPr>
  </w:style>
  <w:style w:type="paragraph" w:styleId="BodyText">
    <w:name w:val="Body Text"/>
    <w:basedOn w:val="Normal"/>
    <w:semiHidden/>
    <w:rsid w:val="0046294C"/>
    <w:pPr>
      <w:jc w:val="both"/>
    </w:pPr>
    <w:rPr>
      <w:snapToGrid w:val="0"/>
    </w:rPr>
  </w:style>
  <w:style w:type="paragraph" w:styleId="TOC3">
    <w:name w:val="toc 3"/>
    <w:basedOn w:val="Normal"/>
    <w:next w:val="Normal"/>
    <w:autoRedefine/>
    <w:uiPriority w:val="39"/>
    <w:rsid w:val="0046294C"/>
    <w:pPr>
      <w:ind w:left="480"/>
    </w:pPr>
    <w:rPr>
      <w:i/>
    </w:rPr>
  </w:style>
  <w:style w:type="paragraph" w:styleId="TOC4">
    <w:name w:val="toc 4"/>
    <w:basedOn w:val="Normal"/>
    <w:next w:val="Normal"/>
    <w:autoRedefine/>
    <w:semiHidden/>
    <w:rsid w:val="0046294C"/>
    <w:pPr>
      <w:ind w:left="720"/>
    </w:pPr>
    <w:rPr>
      <w:sz w:val="18"/>
    </w:rPr>
  </w:style>
  <w:style w:type="paragraph" w:styleId="TOC5">
    <w:name w:val="toc 5"/>
    <w:basedOn w:val="Normal"/>
    <w:next w:val="Normal"/>
    <w:autoRedefine/>
    <w:semiHidden/>
    <w:rsid w:val="0046294C"/>
    <w:pPr>
      <w:ind w:left="960"/>
    </w:pPr>
    <w:rPr>
      <w:sz w:val="18"/>
    </w:rPr>
  </w:style>
  <w:style w:type="paragraph" w:styleId="TOC6">
    <w:name w:val="toc 6"/>
    <w:basedOn w:val="Normal"/>
    <w:next w:val="Normal"/>
    <w:autoRedefine/>
    <w:semiHidden/>
    <w:rsid w:val="0046294C"/>
    <w:pPr>
      <w:ind w:left="1200"/>
    </w:pPr>
    <w:rPr>
      <w:sz w:val="18"/>
    </w:rPr>
  </w:style>
  <w:style w:type="paragraph" w:styleId="TOC7">
    <w:name w:val="toc 7"/>
    <w:basedOn w:val="Normal"/>
    <w:next w:val="Normal"/>
    <w:autoRedefine/>
    <w:semiHidden/>
    <w:rsid w:val="0046294C"/>
    <w:pPr>
      <w:ind w:left="1440"/>
    </w:pPr>
    <w:rPr>
      <w:sz w:val="18"/>
    </w:rPr>
  </w:style>
  <w:style w:type="paragraph" w:styleId="TOC8">
    <w:name w:val="toc 8"/>
    <w:basedOn w:val="Normal"/>
    <w:next w:val="Normal"/>
    <w:autoRedefine/>
    <w:semiHidden/>
    <w:rsid w:val="0046294C"/>
    <w:pPr>
      <w:ind w:left="1680"/>
    </w:pPr>
    <w:rPr>
      <w:sz w:val="18"/>
    </w:rPr>
  </w:style>
  <w:style w:type="paragraph" w:styleId="TOC9">
    <w:name w:val="toc 9"/>
    <w:basedOn w:val="Normal"/>
    <w:next w:val="Normal"/>
    <w:autoRedefine/>
    <w:semiHidden/>
    <w:rsid w:val="0046294C"/>
    <w:pPr>
      <w:ind w:left="1920"/>
    </w:pPr>
    <w:rPr>
      <w:sz w:val="18"/>
    </w:rPr>
  </w:style>
  <w:style w:type="paragraph" w:styleId="Header">
    <w:name w:val="header"/>
    <w:basedOn w:val="Normal"/>
    <w:link w:val="HeaderChar"/>
    <w:uiPriority w:val="99"/>
    <w:rsid w:val="0046294C"/>
    <w:pPr>
      <w:tabs>
        <w:tab w:val="center" w:pos="4320"/>
        <w:tab w:val="right" w:pos="8640"/>
      </w:tabs>
    </w:pPr>
  </w:style>
  <w:style w:type="paragraph" w:styleId="Footer">
    <w:name w:val="footer"/>
    <w:basedOn w:val="Normal"/>
    <w:link w:val="FooterChar"/>
    <w:uiPriority w:val="99"/>
    <w:rsid w:val="0046294C"/>
    <w:pPr>
      <w:tabs>
        <w:tab w:val="center" w:pos="4320"/>
        <w:tab w:val="right" w:pos="8640"/>
      </w:tabs>
    </w:pPr>
  </w:style>
  <w:style w:type="paragraph" w:styleId="BodyTextIndent">
    <w:name w:val="Body Text Indent"/>
    <w:basedOn w:val="Normal"/>
    <w:semiHidden/>
    <w:rsid w:val="0046294C"/>
    <w:pPr>
      <w:ind w:left="1080"/>
    </w:pPr>
  </w:style>
  <w:style w:type="paragraph" w:styleId="BodyTextIndent2">
    <w:name w:val="Body Text Indent 2"/>
    <w:basedOn w:val="Normal"/>
    <w:semiHidden/>
    <w:rsid w:val="0046294C"/>
    <w:pPr>
      <w:ind w:left="1080" w:firstLine="60"/>
    </w:pPr>
  </w:style>
  <w:style w:type="paragraph" w:styleId="BodyTextIndent3">
    <w:name w:val="Body Text Indent 3"/>
    <w:basedOn w:val="Normal"/>
    <w:semiHidden/>
    <w:rsid w:val="0046294C"/>
    <w:pPr>
      <w:ind w:hanging="90"/>
      <w:jc w:val="both"/>
    </w:pPr>
    <w:rPr>
      <w:rFonts w:ascii="Arial" w:hAnsi="Arial"/>
    </w:rPr>
  </w:style>
  <w:style w:type="paragraph" w:styleId="BodyText2">
    <w:name w:val="Body Text 2"/>
    <w:basedOn w:val="Normal"/>
    <w:semiHidden/>
    <w:rsid w:val="0046294C"/>
    <w:pPr>
      <w:jc w:val="both"/>
    </w:pPr>
    <w:rPr>
      <w:rFonts w:ascii="Arial" w:hAnsi="Arial"/>
      <w:color w:val="FF0000"/>
    </w:rPr>
  </w:style>
  <w:style w:type="paragraph" w:styleId="BalloonText">
    <w:name w:val="Balloon Text"/>
    <w:basedOn w:val="Normal"/>
    <w:semiHidden/>
    <w:rsid w:val="0046294C"/>
    <w:rPr>
      <w:rFonts w:ascii="Tahoma" w:hAnsi="Tahoma" w:cs="Tahoma"/>
      <w:sz w:val="16"/>
      <w:szCs w:val="16"/>
    </w:rPr>
  </w:style>
  <w:style w:type="paragraph" w:styleId="Closing">
    <w:name w:val="Closing"/>
    <w:basedOn w:val="Normal"/>
    <w:semiHidden/>
    <w:rsid w:val="0046294C"/>
    <w:pPr>
      <w:ind w:left="4320"/>
    </w:pPr>
    <w:rPr>
      <w:snapToGrid w:val="0"/>
    </w:rPr>
  </w:style>
  <w:style w:type="paragraph" w:styleId="Signature">
    <w:name w:val="Signature"/>
    <w:basedOn w:val="Normal"/>
    <w:semiHidden/>
    <w:rsid w:val="0046294C"/>
    <w:pPr>
      <w:ind w:left="4320"/>
    </w:pPr>
    <w:rPr>
      <w:snapToGrid w:val="0"/>
    </w:rPr>
  </w:style>
  <w:style w:type="paragraph" w:styleId="Subtitle">
    <w:name w:val="Subtitle"/>
    <w:basedOn w:val="Normal"/>
    <w:next w:val="Normal"/>
    <w:link w:val="SubtitleChar"/>
    <w:uiPriority w:val="11"/>
    <w:qFormat/>
    <w:rsid w:val="0057564D"/>
    <w:pPr>
      <w:spacing w:before="0" w:after="500" w:line="240" w:lineRule="auto"/>
    </w:pPr>
    <w:rPr>
      <w:caps/>
      <w:color w:val="595959" w:themeColor="text1" w:themeTint="A6"/>
      <w:spacing w:val="10"/>
      <w:sz w:val="21"/>
      <w:szCs w:val="21"/>
    </w:rPr>
  </w:style>
  <w:style w:type="paragraph" w:customStyle="1" w:styleId="H1">
    <w:name w:val="H1"/>
    <w:basedOn w:val="Normal"/>
    <w:next w:val="Normal"/>
    <w:rsid w:val="0046294C"/>
    <w:pPr>
      <w:keepNext/>
      <w:spacing w:after="100"/>
      <w:outlineLvl w:val="1"/>
    </w:pPr>
    <w:rPr>
      <w:b/>
      <w:kern w:val="36"/>
      <w:sz w:val="48"/>
    </w:rPr>
  </w:style>
  <w:style w:type="paragraph" w:customStyle="1" w:styleId="H3">
    <w:name w:val="H3"/>
    <w:basedOn w:val="Normal"/>
    <w:next w:val="Normal"/>
    <w:rsid w:val="0046294C"/>
    <w:pPr>
      <w:keepNext/>
      <w:spacing w:after="100"/>
      <w:outlineLvl w:val="3"/>
    </w:pPr>
    <w:rPr>
      <w:b/>
      <w:sz w:val="28"/>
    </w:rPr>
  </w:style>
  <w:style w:type="character" w:styleId="Emphasis">
    <w:name w:val="Emphasis"/>
    <w:uiPriority w:val="20"/>
    <w:qFormat/>
    <w:rsid w:val="0057564D"/>
    <w:rPr>
      <w:caps/>
      <w:color w:val="243F60" w:themeColor="accent1" w:themeShade="7F"/>
      <w:spacing w:val="5"/>
    </w:rPr>
  </w:style>
  <w:style w:type="character" w:styleId="Strong">
    <w:name w:val="Strong"/>
    <w:uiPriority w:val="22"/>
    <w:qFormat/>
    <w:rsid w:val="0057564D"/>
    <w:rPr>
      <w:b/>
      <w:bCs/>
    </w:rPr>
  </w:style>
  <w:style w:type="paragraph" w:customStyle="1" w:styleId="H2">
    <w:name w:val="H2"/>
    <w:basedOn w:val="Normal"/>
    <w:next w:val="Normal"/>
    <w:rsid w:val="0046294C"/>
    <w:pPr>
      <w:keepNext/>
      <w:spacing w:after="100"/>
      <w:outlineLvl w:val="2"/>
    </w:pPr>
    <w:rPr>
      <w:b/>
      <w:sz w:val="36"/>
    </w:rPr>
  </w:style>
  <w:style w:type="character" w:customStyle="1" w:styleId="Heading1Char">
    <w:name w:val="Heading 1 Char"/>
    <w:basedOn w:val="DefaultParagraphFont"/>
    <w:link w:val="Heading1"/>
    <w:uiPriority w:val="9"/>
    <w:rsid w:val="0057564D"/>
    <w:rPr>
      <w:caps/>
      <w:color w:val="FFFFFF" w:themeColor="background1"/>
      <w:spacing w:val="15"/>
      <w:sz w:val="22"/>
      <w:szCs w:val="22"/>
      <w:shd w:val="clear" w:color="auto" w:fill="4F81BD" w:themeFill="accent1"/>
    </w:rPr>
  </w:style>
  <w:style w:type="paragraph" w:styleId="ListParagraph">
    <w:name w:val="List Paragraph"/>
    <w:basedOn w:val="Normal"/>
    <w:uiPriority w:val="34"/>
    <w:qFormat/>
    <w:rsid w:val="001948D6"/>
    <w:pPr>
      <w:ind w:left="720"/>
      <w:contextualSpacing/>
    </w:pPr>
  </w:style>
  <w:style w:type="character" w:customStyle="1" w:styleId="Heading2Char">
    <w:name w:val="Heading 2 Char"/>
    <w:basedOn w:val="DefaultParagraphFont"/>
    <w:link w:val="Heading2"/>
    <w:uiPriority w:val="9"/>
    <w:rsid w:val="0057564D"/>
    <w:rPr>
      <w:caps/>
      <w:spacing w:val="15"/>
      <w:shd w:val="clear" w:color="auto" w:fill="DBE5F1" w:themeFill="accent1" w:themeFillTint="33"/>
    </w:rPr>
  </w:style>
  <w:style w:type="character" w:customStyle="1" w:styleId="Heading3Char">
    <w:name w:val="Heading 3 Char"/>
    <w:basedOn w:val="DefaultParagraphFont"/>
    <w:link w:val="Heading3"/>
    <w:uiPriority w:val="9"/>
    <w:rsid w:val="0057564D"/>
    <w:rPr>
      <w:caps/>
      <w:color w:val="243F60" w:themeColor="accent1" w:themeShade="7F"/>
      <w:spacing w:val="15"/>
    </w:rPr>
  </w:style>
  <w:style w:type="character" w:customStyle="1" w:styleId="Heading4Char">
    <w:name w:val="Heading 4 Char"/>
    <w:basedOn w:val="DefaultParagraphFont"/>
    <w:link w:val="Heading4"/>
    <w:uiPriority w:val="9"/>
    <w:rsid w:val="0057564D"/>
    <w:rPr>
      <w:caps/>
      <w:color w:val="365F91" w:themeColor="accent1" w:themeShade="BF"/>
      <w:spacing w:val="10"/>
    </w:rPr>
  </w:style>
  <w:style w:type="character" w:customStyle="1" w:styleId="Heading5Char">
    <w:name w:val="Heading 5 Char"/>
    <w:basedOn w:val="DefaultParagraphFont"/>
    <w:link w:val="Heading5"/>
    <w:uiPriority w:val="9"/>
    <w:rsid w:val="0057564D"/>
    <w:rPr>
      <w:caps/>
      <w:color w:val="365F91" w:themeColor="accent1" w:themeShade="BF"/>
      <w:spacing w:val="10"/>
    </w:rPr>
  </w:style>
  <w:style w:type="character" w:customStyle="1" w:styleId="Heading6Char">
    <w:name w:val="Heading 6 Char"/>
    <w:basedOn w:val="DefaultParagraphFont"/>
    <w:link w:val="Heading6"/>
    <w:uiPriority w:val="9"/>
    <w:rsid w:val="0057564D"/>
    <w:rPr>
      <w:caps/>
      <w:color w:val="365F91" w:themeColor="accent1" w:themeShade="BF"/>
      <w:spacing w:val="10"/>
    </w:rPr>
  </w:style>
  <w:style w:type="character" w:customStyle="1" w:styleId="Heading7Char">
    <w:name w:val="Heading 7 Char"/>
    <w:basedOn w:val="DefaultParagraphFont"/>
    <w:link w:val="Heading7"/>
    <w:uiPriority w:val="9"/>
    <w:semiHidden/>
    <w:rsid w:val="0057564D"/>
    <w:rPr>
      <w:caps/>
      <w:color w:val="365F91" w:themeColor="accent1" w:themeShade="BF"/>
      <w:spacing w:val="10"/>
    </w:rPr>
  </w:style>
  <w:style w:type="character" w:customStyle="1" w:styleId="Heading8Char">
    <w:name w:val="Heading 8 Char"/>
    <w:basedOn w:val="DefaultParagraphFont"/>
    <w:link w:val="Heading8"/>
    <w:uiPriority w:val="9"/>
    <w:semiHidden/>
    <w:rsid w:val="0057564D"/>
    <w:rPr>
      <w:caps/>
      <w:spacing w:val="10"/>
      <w:sz w:val="18"/>
      <w:szCs w:val="18"/>
    </w:rPr>
  </w:style>
  <w:style w:type="character" w:customStyle="1" w:styleId="Heading9Char">
    <w:name w:val="Heading 9 Char"/>
    <w:basedOn w:val="DefaultParagraphFont"/>
    <w:link w:val="Heading9"/>
    <w:uiPriority w:val="9"/>
    <w:semiHidden/>
    <w:rsid w:val="0057564D"/>
    <w:rPr>
      <w:i/>
      <w:iCs/>
      <w:caps/>
      <w:spacing w:val="10"/>
      <w:sz w:val="18"/>
      <w:szCs w:val="18"/>
    </w:rPr>
  </w:style>
  <w:style w:type="paragraph" w:styleId="Title">
    <w:name w:val="Title"/>
    <w:basedOn w:val="Normal"/>
    <w:next w:val="Normal"/>
    <w:link w:val="TitleChar"/>
    <w:uiPriority w:val="10"/>
    <w:qFormat/>
    <w:rsid w:val="0057564D"/>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7564D"/>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57564D"/>
    <w:rPr>
      <w:caps/>
      <w:color w:val="595959" w:themeColor="text1" w:themeTint="A6"/>
      <w:spacing w:val="10"/>
      <w:sz w:val="21"/>
      <w:szCs w:val="21"/>
    </w:rPr>
  </w:style>
  <w:style w:type="paragraph" w:styleId="NoSpacing">
    <w:name w:val="No Spacing"/>
    <w:uiPriority w:val="1"/>
    <w:qFormat/>
    <w:rsid w:val="0057564D"/>
    <w:pPr>
      <w:spacing w:after="0" w:line="240" w:lineRule="auto"/>
    </w:pPr>
  </w:style>
  <w:style w:type="paragraph" w:styleId="Quote">
    <w:name w:val="Quote"/>
    <w:basedOn w:val="Normal"/>
    <w:next w:val="Normal"/>
    <w:link w:val="QuoteChar"/>
    <w:uiPriority w:val="29"/>
    <w:qFormat/>
    <w:rsid w:val="0057564D"/>
    <w:rPr>
      <w:i/>
      <w:iCs/>
      <w:sz w:val="24"/>
      <w:szCs w:val="24"/>
    </w:rPr>
  </w:style>
  <w:style w:type="character" w:customStyle="1" w:styleId="QuoteChar">
    <w:name w:val="Quote Char"/>
    <w:basedOn w:val="DefaultParagraphFont"/>
    <w:link w:val="Quote"/>
    <w:uiPriority w:val="29"/>
    <w:rsid w:val="0057564D"/>
    <w:rPr>
      <w:i/>
      <w:iCs/>
      <w:sz w:val="24"/>
      <w:szCs w:val="24"/>
    </w:rPr>
  </w:style>
  <w:style w:type="paragraph" w:styleId="IntenseQuote">
    <w:name w:val="Intense Quote"/>
    <w:basedOn w:val="Normal"/>
    <w:next w:val="Normal"/>
    <w:link w:val="IntenseQuoteChar"/>
    <w:uiPriority w:val="30"/>
    <w:qFormat/>
    <w:rsid w:val="0057564D"/>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7564D"/>
    <w:rPr>
      <w:color w:val="4F81BD" w:themeColor="accent1"/>
      <w:sz w:val="24"/>
      <w:szCs w:val="24"/>
    </w:rPr>
  </w:style>
  <w:style w:type="character" w:styleId="SubtleEmphasis">
    <w:name w:val="Subtle Emphasis"/>
    <w:uiPriority w:val="19"/>
    <w:qFormat/>
    <w:rsid w:val="0057564D"/>
    <w:rPr>
      <w:i/>
      <w:iCs/>
      <w:color w:val="243F60" w:themeColor="accent1" w:themeShade="7F"/>
    </w:rPr>
  </w:style>
  <w:style w:type="character" w:styleId="IntenseEmphasis">
    <w:name w:val="Intense Emphasis"/>
    <w:uiPriority w:val="21"/>
    <w:qFormat/>
    <w:rsid w:val="0057564D"/>
    <w:rPr>
      <w:b/>
      <w:bCs/>
      <w:caps/>
      <w:color w:val="243F60" w:themeColor="accent1" w:themeShade="7F"/>
      <w:spacing w:val="10"/>
    </w:rPr>
  </w:style>
  <w:style w:type="character" w:styleId="SubtleReference">
    <w:name w:val="Subtle Reference"/>
    <w:uiPriority w:val="31"/>
    <w:qFormat/>
    <w:rsid w:val="0057564D"/>
    <w:rPr>
      <w:b/>
      <w:bCs/>
      <w:color w:val="4F81BD" w:themeColor="accent1"/>
    </w:rPr>
  </w:style>
  <w:style w:type="character" w:styleId="IntenseReference">
    <w:name w:val="Intense Reference"/>
    <w:uiPriority w:val="32"/>
    <w:qFormat/>
    <w:rsid w:val="0057564D"/>
    <w:rPr>
      <w:b/>
      <w:bCs/>
      <w:i/>
      <w:iCs/>
      <w:caps/>
      <w:color w:val="4F81BD" w:themeColor="accent1"/>
    </w:rPr>
  </w:style>
  <w:style w:type="character" w:styleId="BookTitle">
    <w:name w:val="Book Title"/>
    <w:uiPriority w:val="33"/>
    <w:qFormat/>
    <w:rsid w:val="0057564D"/>
    <w:rPr>
      <w:b/>
      <w:bCs/>
      <w:i/>
      <w:iCs/>
      <w:spacing w:val="0"/>
    </w:rPr>
  </w:style>
  <w:style w:type="paragraph" w:styleId="TOCHeading">
    <w:name w:val="TOC Heading"/>
    <w:basedOn w:val="Heading1"/>
    <w:next w:val="Normal"/>
    <w:uiPriority w:val="39"/>
    <w:semiHidden/>
    <w:unhideWhenUsed/>
    <w:qFormat/>
    <w:rsid w:val="0057564D"/>
    <w:pPr>
      <w:outlineLvl w:val="9"/>
    </w:pPr>
  </w:style>
  <w:style w:type="paragraph" w:styleId="Caption">
    <w:name w:val="caption"/>
    <w:basedOn w:val="Normal"/>
    <w:next w:val="Normal"/>
    <w:uiPriority w:val="35"/>
    <w:semiHidden/>
    <w:unhideWhenUsed/>
    <w:qFormat/>
    <w:rsid w:val="0057564D"/>
    <w:rPr>
      <w:b/>
      <w:bCs/>
      <w:color w:val="365F91" w:themeColor="accent1" w:themeShade="BF"/>
      <w:sz w:val="16"/>
      <w:szCs w:val="16"/>
    </w:rPr>
  </w:style>
  <w:style w:type="character" w:customStyle="1" w:styleId="HeaderChar">
    <w:name w:val="Header Char"/>
    <w:basedOn w:val="DefaultParagraphFont"/>
    <w:link w:val="Header"/>
    <w:uiPriority w:val="99"/>
    <w:rsid w:val="00520F24"/>
  </w:style>
  <w:style w:type="character" w:customStyle="1" w:styleId="FooterChar">
    <w:name w:val="Footer Char"/>
    <w:basedOn w:val="DefaultParagraphFont"/>
    <w:link w:val="Footer"/>
    <w:uiPriority w:val="99"/>
    <w:rsid w:val="00A66D10"/>
  </w:style>
  <w:style w:type="paragraph" w:styleId="ListBullet2">
    <w:name w:val="List Bullet 2"/>
    <w:basedOn w:val="Normal"/>
    <w:autoRedefine/>
    <w:rsid w:val="00ED36A7"/>
    <w:pPr>
      <w:spacing w:before="0" w:after="0" w:line="240" w:lineRule="auto"/>
      <w:jc w:val="both"/>
    </w:pPr>
    <w:rPr>
      <w:rFonts w:eastAsia="Times New Roman" w:cstheme="minorHAnsi"/>
      <w:szCs w:val="22"/>
    </w:rPr>
  </w:style>
  <w:style w:type="paragraph" w:styleId="NormalWeb">
    <w:name w:val="Normal (Web)"/>
    <w:basedOn w:val="Normal"/>
    <w:rsid w:val="00663817"/>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1DA4"/>
    <w:rPr>
      <w:color w:val="0000FF" w:themeColor="hyperlink"/>
      <w:u w:val="single"/>
    </w:rPr>
  </w:style>
  <w:style w:type="paragraph" w:styleId="Revision">
    <w:name w:val="Revision"/>
    <w:hidden/>
    <w:uiPriority w:val="99"/>
    <w:semiHidden/>
    <w:rsid w:val="00A72101"/>
    <w:pPr>
      <w:spacing w:before="0"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65152">
      <w:bodyDiv w:val="1"/>
      <w:marLeft w:val="0"/>
      <w:marRight w:val="0"/>
      <w:marTop w:val="0"/>
      <w:marBottom w:val="0"/>
      <w:divBdr>
        <w:top w:val="none" w:sz="0" w:space="0" w:color="auto"/>
        <w:left w:val="none" w:sz="0" w:space="0" w:color="auto"/>
        <w:bottom w:val="none" w:sz="0" w:space="0" w:color="auto"/>
        <w:right w:val="none" w:sz="0" w:space="0" w:color="auto"/>
      </w:divBdr>
    </w:div>
    <w:div w:id="805049858">
      <w:bodyDiv w:val="1"/>
      <w:marLeft w:val="0"/>
      <w:marRight w:val="0"/>
      <w:marTop w:val="0"/>
      <w:marBottom w:val="0"/>
      <w:divBdr>
        <w:top w:val="none" w:sz="0" w:space="0" w:color="auto"/>
        <w:left w:val="none" w:sz="0" w:space="0" w:color="auto"/>
        <w:bottom w:val="none" w:sz="0" w:space="0" w:color="auto"/>
        <w:right w:val="none" w:sz="0" w:space="0" w:color="auto"/>
      </w:divBdr>
    </w:div>
    <w:div w:id="935865641">
      <w:bodyDiv w:val="1"/>
      <w:marLeft w:val="0"/>
      <w:marRight w:val="0"/>
      <w:marTop w:val="0"/>
      <w:marBottom w:val="0"/>
      <w:divBdr>
        <w:top w:val="none" w:sz="0" w:space="0" w:color="auto"/>
        <w:left w:val="none" w:sz="0" w:space="0" w:color="auto"/>
        <w:bottom w:val="none" w:sz="0" w:space="0" w:color="auto"/>
        <w:right w:val="none" w:sz="0" w:space="0" w:color="auto"/>
      </w:divBdr>
    </w:div>
    <w:div w:id="11933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RIDERTEC.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EB124032C84C6CA2B5B23A110C2A71"/>
        <w:category>
          <w:name w:val="General"/>
          <w:gallery w:val="placeholder"/>
        </w:category>
        <w:types>
          <w:type w:val="bbPlcHdr"/>
        </w:types>
        <w:behaviors>
          <w:behavior w:val="content"/>
        </w:behaviors>
        <w:guid w:val="{7E2ABAEB-60C3-4F01-A3F4-CC66B9FB39B5}"/>
      </w:docPartPr>
      <w:docPartBody>
        <w:p w:rsidR="007D0403" w:rsidRDefault="00015166" w:rsidP="00015166">
          <w:pPr>
            <w:pStyle w:val="41EB124032C84C6CA2B5B23A110C2A71"/>
          </w:pPr>
          <w:r>
            <w:rPr>
              <w:caps/>
              <w:color w:val="FFFFFF" w:themeColor="background1"/>
              <w:sz w:val="18"/>
              <w:szCs w:val="18"/>
            </w:rPr>
            <w:t>[Document title]</w:t>
          </w:r>
        </w:p>
      </w:docPartBody>
    </w:docPart>
    <w:docPart>
      <w:docPartPr>
        <w:name w:val="6C328CDD5E5A44918B3107EADA84049A"/>
        <w:category>
          <w:name w:val="General"/>
          <w:gallery w:val="placeholder"/>
        </w:category>
        <w:types>
          <w:type w:val="bbPlcHdr"/>
        </w:types>
        <w:behaviors>
          <w:behavior w:val="content"/>
        </w:behaviors>
        <w:guid w:val="{42E07768-709E-4FC4-8575-06432C041035}"/>
      </w:docPartPr>
      <w:docPartBody>
        <w:p w:rsidR="007D0403" w:rsidRDefault="00015166" w:rsidP="00015166">
          <w:pPr>
            <w:pStyle w:val="6C328CDD5E5A44918B3107EADA84049A"/>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166"/>
    <w:rsid w:val="00015166"/>
    <w:rsid w:val="0005076A"/>
    <w:rsid w:val="00094CD6"/>
    <w:rsid w:val="000D079A"/>
    <w:rsid w:val="00132235"/>
    <w:rsid w:val="001A6B46"/>
    <w:rsid w:val="001D6EA3"/>
    <w:rsid w:val="002141A5"/>
    <w:rsid w:val="002723AE"/>
    <w:rsid w:val="002C6B18"/>
    <w:rsid w:val="00306C91"/>
    <w:rsid w:val="00364700"/>
    <w:rsid w:val="003F22C0"/>
    <w:rsid w:val="006B7849"/>
    <w:rsid w:val="007856DF"/>
    <w:rsid w:val="007D0403"/>
    <w:rsid w:val="0084090B"/>
    <w:rsid w:val="0089729A"/>
    <w:rsid w:val="009A54DA"/>
    <w:rsid w:val="009D570E"/>
    <w:rsid w:val="00AB44EF"/>
    <w:rsid w:val="00B15B9D"/>
    <w:rsid w:val="00B7737F"/>
    <w:rsid w:val="00C23140"/>
    <w:rsid w:val="00C43622"/>
    <w:rsid w:val="00CE2C1E"/>
    <w:rsid w:val="00DF591B"/>
    <w:rsid w:val="00E20B19"/>
    <w:rsid w:val="00ED69A1"/>
    <w:rsid w:val="00F375AE"/>
    <w:rsid w:val="00FE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B124032C84C6CA2B5B23A110C2A71">
    <w:name w:val="41EB124032C84C6CA2B5B23A110C2A71"/>
    <w:rsid w:val="00015166"/>
  </w:style>
  <w:style w:type="character" w:styleId="PlaceholderText">
    <w:name w:val="Placeholder Text"/>
    <w:basedOn w:val="DefaultParagraphFont"/>
    <w:uiPriority w:val="99"/>
    <w:semiHidden/>
    <w:rsid w:val="00015166"/>
    <w:rPr>
      <w:color w:val="808080"/>
    </w:rPr>
  </w:style>
  <w:style w:type="paragraph" w:customStyle="1" w:styleId="6C328CDD5E5A44918B3107EADA84049A">
    <w:name w:val="6C328CDD5E5A44918B3107EADA84049A"/>
    <w:rsid w:val="00015166"/>
  </w:style>
  <w:style w:type="paragraph" w:customStyle="1" w:styleId="C89796166AF74E8EAA3038DA7BB4E3B0">
    <w:name w:val="C89796166AF74E8EAA3038DA7BB4E3B0"/>
    <w:rsid w:val="000151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2021-07-21T00:00:00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A8D3BC-FB8A-43F3-B12C-C8824AEF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12786</Words>
  <Characters>72883</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Rural Transit Enterprises Coordinated, Inc. (RTEC)</vt:lpstr>
    </vt:vector>
  </TitlesOfParts>
  <Company>RTEC</Company>
  <LinksUpToDate>false</LinksUpToDate>
  <CharactersWithSpaces>85499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Transit Enterprises Coordinated, Inc. (RTEC)</dc:title>
  <dc:creator>Shirley L Cummins</dc:creator>
  <cp:lastModifiedBy>Sheila Stallworth</cp:lastModifiedBy>
  <cp:revision>2</cp:revision>
  <cp:lastPrinted>2021-09-29T20:04:00Z</cp:lastPrinted>
  <dcterms:created xsi:type="dcterms:W3CDTF">2021-10-01T19:12:00Z</dcterms:created>
  <dcterms:modified xsi:type="dcterms:W3CDTF">2021-10-01T19:12:00Z</dcterms:modified>
</cp:coreProperties>
</file>